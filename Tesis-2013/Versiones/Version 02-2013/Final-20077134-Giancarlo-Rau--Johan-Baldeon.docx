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42FA" w:rsidRPr="002454A8" w:rsidRDefault="000242FA" w:rsidP="000242FA">
      <w:pPr>
        <w:jc w:val="center"/>
        <w:rPr>
          <w:b/>
          <w:sz w:val="30"/>
          <w:szCs w:val="30"/>
        </w:rPr>
      </w:pPr>
      <w:r w:rsidRPr="002454A8">
        <w:rPr>
          <w:b/>
          <w:sz w:val="30"/>
          <w:szCs w:val="30"/>
        </w:rPr>
        <w:t>PONTIFICIA UNIVERSIDAD CATÓLICA DEL PERÚ</w:t>
      </w:r>
    </w:p>
    <w:p w:rsidR="000242FA" w:rsidRDefault="000242FA" w:rsidP="000242FA"/>
    <w:p w:rsidR="000242FA" w:rsidRPr="002454A8" w:rsidRDefault="000242FA" w:rsidP="000242FA">
      <w:pPr>
        <w:jc w:val="center"/>
        <w:rPr>
          <w:b/>
          <w:sz w:val="26"/>
          <w:szCs w:val="26"/>
        </w:rPr>
      </w:pPr>
      <w:r w:rsidRPr="002454A8">
        <w:rPr>
          <w:b/>
          <w:sz w:val="26"/>
          <w:szCs w:val="26"/>
        </w:rPr>
        <w:t>FACULTAD DE CIENCIAS E INGENIERÍA</w:t>
      </w:r>
    </w:p>
    <w:p w:rsidR="000242FA" w:rsidRDefault="000242FA" w:rsidP="000242FA"/>
    <w:p w:rsidR="000242FA" w:rsidRDefault="000242FA" w:rsidP="000242FA"/>
    <w:p w:rsidR="000242FA" w:rsidRDefault="000242FA" w:rsidP="000242FA"/>
    <w:p w:rsidR="000242FA" w:rsidRDefault="000242FA" w:rsidP="000242FA"/>
    <w:p w:rsidR="000242FA" w:rsidRPr="00413355" w:rsidRDefault="000242FA" w:rsidP="000242FA">
      <w:pPr>
        <w:spacing w:before="240" w:after="240"/>
        <w:jc w:val="center"/>
        <w:rPr>
          <w:b/>
        </w:rPr>
      </w:pPr>
      <w:r>
        <w:rPr>
          <w:b/>
          <w:noProof/>
          <w:lang w:val="es-PE" w:eastAsia="es-PE"/>
        </w:rPr>
        <w:drawing>
          <wp:inline distT="0" distB="0" distL="0" distR="0" wp14:anchorId="28AFA15C" wp14:editId="74CE018A">
            <wp:extent cx="3305175" cy="1400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05175" cy="1400175"/>
                    </a:xfrm>
                    <a:prstGeom prst="rect">
                      <a:avLst/>
                    </a:prstGeom>
                    <a:noFill/>
                    <a:ln>
                      <a:noFill/>
                    </a:ln>
                  </pic:spPr>
                </pic:pic>
              </a:graphicData>
            </a:graphic>
          </wp:inline>
        </w:drawing>
      </w:r>
    </w:p>
    <w:p w:rsidR="000242FA" w:rsidRDefault="000242FA" w:rsidP="000242FA"/>
    <w:p w:rsidR="000242FA" w:rsidRDefault="000242FA" w:rsidP="000242FA"/>
    <w:p w:rsidR="000242FA" w:rsidRDefault="000242FA" w:rsidP="000242FA"/>
    <w:p w:rsidR="000242FA" w:rsidRDefault="000242FA" w:rsidP="000242FA">
      <w:pPr>
        <w:rPr>
          <w:b/>
          <w:sz w:val="24"/>
          <w:szCs w:val="24"/>
        </w:rPr>
      </w:pPr>
    </w:p>
    <w:p w:rsidR="000242FA" w:rsidRPr="005A0084" w:rsidDel="00C604D6" w:rsidRDefault="000242FA" w:rsidP="000242FA">
      <w:pPr>
        <w:jc w:val="center"/>
        <w:rPr>
          <w:del w:id="0" w:author="614n" w:date="2013-04-03T18:55:00Z"/>
          <w:sz w:val="32"/>
          <w:szCs w:val="32"/>
        </w:rPr>
      </w:pPr>
      <w:del w:id="1" w:author="614n" w:date="2013-04-03T18:53:00Z">
        <w:r w:rsidRPr="005A0084" w:rsidDel="00C604D6">
          <w:rPr>
            <w:b/>
            <w:sz w:val="32"/>
            <w:szCs w:val="32"/>
          </w:rPr>
          <w:delText>Análisis</w:delText>
        </w:r>
      </w:del>
      <w:ins w:id="2" w:author="614n" w:date="2013-04-03T18:53:00Z">
        <w:r w:rsidR="00C604D6">
          <w:rPr>
            <w:b/>
            <w:sz w:val="32"/>
            <w:szCs w:val="32"/>
          </w:rPr>
          <w:t>Desarrollo de una soluci</w:t>
        </w:r>
      </w:ins>
      <w:ins w:id="3" w:author="614n" w:date="2013-04-03T18:54:00Z">
        <w:r w:rsidR="00C604D6">
          <w:rPr>
            <w:b/>
            <w:sz w:val="32"/>
            <w:szCs w:val="32"/>
          </w:rPr>
          <w:t>ón para la gestión de una cadena de cafeterías</w:t>
        </w:r>
      </w:ins>
      <w:del w:id="4" w:author="614n" w:date="2013-04-03T18:55:00Z">
        <w:r w:rsidRPr="005A0084" w:rsidDel="00C604D6">
          <w:rPr>
            <w:b/>
            <w:sz w:val="32"/>
            <w:szCs w:val="32"/>
          </w:rPr>
          <w:delText>, Diseño e Implementación de una solución open source para una cadena de cafetería</w:delText>
        </w:r>
      </w:del>
    </w:p>
    <w:p w:rsidR="000242FA" w:rsidRDefault="000242FA" w:rsidP="000242FA">
      <w:pPr>
        <w:jc w:val="center"/>
        <w:rPr>
          <w:sz w:val="32"/>
          <w:szCs w:val="32"/>
        </w:rPr>
      </w:pPr>
    </w:p>
    <w:p w:rsidR="000242FA" w:rsidRDefault="000242FA" w:rsidP="000242FA"/>
    <w:p w:rsidR="000242FA" w:rsidRDefault="000242FA" w:rsidP="000242FA"/>
    <w:p w:rsidR="000242FA" w:rsidRDefault="000242FA" w:rsidP="000242FA"/>
    <w:p w:rsidR="000242FA" w:rsidRPr="0059254C" w:rsidRDefault="000242FA" w:rsidP="000242FA">
      <w:pPr>
        <w:jc w:val="center"/>
        <w:rPr>
          <w:sz w:val="32"/>
        </w:rPr>
      </w:pPr>
      <w:r w:rsidRPr="0059254C">
        <w:rPr>
          <w:b/>
          <w:sz w:val="32"/>
        </w:rPr>
        <w:t>Giancarlo Rubén Rau Espinoza</w:t>
      </w:r>
    </w:p>
    <w:p w:rsidR="000242FA" w:rsidRDefault="000242FA" w:rsidP="000242FA"/>
    <w:p w:rsidR="000242FA" w:rsidRDefault="000242FA" w:rsidP="000242FA"/>
    <w:p w:rsidR="000242FA" w:rsidRDefault="000242FA" w:rsidP="000242FA"/>
    <w:p w:rsidR="000242FA" w:rsidRDefault="000242FA" w:rsidP="000242FA">
      <w:pPr>
        <w:jc w:val="center"/>
        <w:rPr>
          <w:b/>
          <w:sz w:val="32"/>
          <w:szCs w:val="32"/>
        </w:rPr>
      </w:pPr>
    </w:p>
    <w:p w:rsidR="000242FA" w:rsidRDefault="000242FA" w:rsidP="000242FA">
      <w:pPr>
        <w:jc w:val="center"/>
        <w:rPr>
          <w:b/>
          <w:sz w:val="32"/>
          <w:szCs w:val="32"/>
        </w:rPr>
      </w:pPr>
    </w:p>
    <w:p w:rsidR="000242FA" w:rsidRDefault="000242FA" w:rsidP="000242FA">
      <w:pPr>
        <w:jc w:val="center"/>
        <w:rPr>
          <w:b/>
          <w:sz w:val="32"/>
          <w:szCs w:val="32"/>
        </w:rPr>
      </w:pPr>
    </w:p>
    <w:p w:rsidR="000242FA" w:rsidRDefault="000242FA" w:rsidP="000242FA">
      <w:pPr>
        <w:jc w:val="center"/>
        <w:rPr>
          <w:b/>
        </w:rPr>
      </w:pPr>
    </w:p>
    <w:p w:rsidR="000242FA" w:rsidRPr="0059254C" w:rsidRDefault="000242FA" w:rsidP="000242FA">
      <w:pPr>
        <w:jc w:val="center"/>
        <w:rPr>
          <w:b/>
          <w:sz w:val="24"/>
        </w:rPr>
      </w:pPr>
      <w:r w:rsidRPr="0059254C">
        <w:rPr>
          <w:b/>
          <w:sz w:val="24"/>
        </w:rPr>
        <w:t xml:space="preserve">ASESOR: Johan </w:t>
      </w:r>
      <w:proofErr w:type="spellStart"/>
      <w:r w:rsidRPr="0059254C">
        <w:rPr>
          <w:b/>
          <w:sz w:val="24"/>
        </w:rPr>
        <w:t>Baldeón</w:t>
      </w:r>
      <w:proofErr w:type="spellEnd"/>
    </w:p>
    <w:p w:rsidR="000242FA" w:rsidRDefault="000242FA" w:rsidP="000242FA">
      <w:pPr>
        <w:jc w:val="center"/>
        <w:rPr>
          <w:b/>
          <w:sz w:val="32"/>
          <w:szCs w:val="32"/>
        </w:rPr>
      </w:pPr>
    </w:p>
    <w:p w:rsidR="000242FA" w:rsidRDefault="000242FA" w:rsidP="000242FA">
      <w:pPr>
        <w:jc w:val="center"/>
        <w:rPr>
          <w:sz w:val="32"/>
          <w:szCs w:val="32"/>
        </w:rPr>
      </w:pPr>
    </w:p>
    <w:p w:rsidR="000242FA" w:rsidRDefault="000242FA" w:rsidP="000242FA">
      <w:pPr>
        <w:jc w:val="center"/>
        <w:rPr>
          <w:sz w:val="32"/>
          <w:szCs w:val="32"/>
        </w:rPr>
      </w:pPr>
    </w:p>
    <w:p w:rsidR="000242FA" w:rsidRDefault="000242FA" w:rsidP="000242FA">
      <w:pPr>
        <w:jc w:val="center"/>
        <w:rPr>
          <w:sz w:val="32"/>
          <w:szCs w:val="32"/>
        </w:rPr>
      </w:pPr>
    </w:p>
    <w:p w:rsidR="000242FA" w:rsidRDefault="000242FA" w:rsidP="000242FA">
      <w:pPr>
        <w:jc w:val="center"/>
        <w:rPr>
          <w:sz w:val="32"/>
          <w:szCs w:val="32"/>
        </w:rPr>
      </w:pPr>
    </w:p>
    <w:p w:rsidR="000242FA" w:rsidRDefault="000242FA" w:rsidP="000242FA">
      <w:pPr>
        <w:rPr>
          <w:sz w:val="32"/>
          <w:szCs w:val="32"/>
        </w:rPr>
      </w:pPr>
    </w:p>
    <w:p w:rsidR="000242FA" w:rsidRDefault="000242FA" w:rsidP="000242FA">
      <w:pPr>
        <w:jc w:val="center"/>
        <w:rPr>
          <w:sz w:val="32"/>
          <w:szCs w:val="32"/>
        </w:rPr>
      </w:pPr>
    </w:p>
    <w:p w:rsidR="000242FA" w:rsidRDefault="000242FA" w:rsidP="000242FA">
      <w:pPr>
        <w:jc w:val="center"/>
      </w:pPr>
      <w:r>
        <w:t xml:space="preserve">Lima, </w:t>
      </w:r>
      <w:del w:id="5" w:author="614n" w:date="2013-02-09T20:34:00Z">
        <w:r w:rsidR="00416FCB" w:rsidDel="00DF2584">
          <w:delText>diciembre</w:delText>
        </w:r>
        <w:r w:rsidDel="00DF2584">
          <w:delText xml:space="preserve"> </w:delText>
        </w:r>
        <w:r w:rsidRPr="00142A9E" w:rsidDel="00DF2584">
          <w:delText xml:space="preserve"> </w:delText>
        </w:r>
      </w:del>
      <w:ins w:id="6" w:author="614n" w:date="2013-02-09T20:34:00Z">
        <w:r w:rsidR="00DF2584">
          <w:t xml:space="preserve">febrero </w:t>
        </w:r>
      </w:ins>
      <w:r w:rsidRPr="00142A9E">
        <w:t xml:space="preserve">del </w:t>
      </w:r>
      <w:r>
        <w:t>201</w:t>
      </w:r>
      <w:ins w:id="7" w:author="614n" w:date="2013-02-09T20:34:00Z">
        <w:r w:rsidR="00DF2584">
          <w:t>3</w:t>
        </w:r>
      </w:ins>
      <w:del w:id="8" w:author="614n" w:date="2013-02-09T20:34:00Z">
        <w:r w:rsidDel="00DF2584">
          <w:delText>2</w:delText>
        </w:r>
      </w:del>
    </w:p>
    <w:p w:rsidR="00E00CD9" w:rsidRDefault="00E00CD9"/>
    <w:p w:rsidR="000242FA" w:rsidRDefault="000242FA"/>
    <w:p w:rsidR="000242FA" w:rsidRDefault="000242FA"/>
    <w:p w:rsidR="000242FA" w:rsidRDefault="000242FA"/>
    <w:p w:rsidR="000242FA" w:rsidRDefault="000242FA"/>
    <w:p w:rsidR="000242FA" w:rsidRDefault="000242FA" w:rsidP="000242FA">
      <w:pPr>
        <w:rPr>
          <w:rFonts w:cs="Arial"/>
          <w:b/>
          <w:sz w:val="22"/>
          <w:szCs w:val="22"/>
        </w:rPr>
      </w:pPr>
      <w:r w:rsidRPr="008B4D26">
        <w:rPr>
          <w:rFonts w:cs="Arial"/>
          <w:b/>
          <w:sz w:val="22"/>
          <w:szCs w:val="22"/>
        </w:rPr>
        <w:t>Resumen</w:t>
      </w:r>
    </w:p>
    <w:p w:rsidR="000242FA" w:rsidRPr="008B4D26" w:rsidRDefault="000242FA" w:rsidP="000242FA">
      <w:pPr>
        <w:rPr>
          <w:rFonts w:cs="Arial"/>
          <w:b/>
          <w:sz w:val="22"/>
          <w:szCs w:val="22"/>
        </w:rPr>
      </w:pPr>
    </w:p>
    <w:p w:rsidR="000242FA" w:rsidRDefault="000242FA" w:rsidP="000242FA">
      <w:pPr>
        <w:rPr>
          <w:rFonts w:cs="Arial"/>
          <w:sz w:val="22"/>
          <w:szCs w:val="22"/>
        </w:rPr>
      </w:pPr>
      <w:r w:rsidRPr="008B4D26">
        <w:rPr>
          <w:rFonts w:cs="Arial"/>
          <w:sz w:val="22"/>
          <w:szCs w:val="22"/>
        </w:rPr>
        <w:t>El presente documento de tesis expone el trabajo de análisis, diseño e implementación de un sistema de información que permita el control de las diferentes áreas que tiene una cafetería. Además, esta aplicación estará disponible para todo el público que está interesado en empezar un negocio de cafeterías.</w:t>
      </w:r>
    </w:p>
    <w:p w:rsidR="000242FA" w:rsidRPr="008B4D26" w:rsidRDefault="000242FA" w:rsidP="000242FA">
      <w:pPr>
        <w:rPr>
          <w:rFonts w:cs="Arial"/>
          <w:sz w:val="22"/>
          <w:szCs w:val="22"/>
        </w:rPr>
      </w:pPr>
    </w:p>
    <w:p w:rsidR="000242FA" w:rsidRDefault="000242FA" w:rsidP="000242FA">
      <w:pPr>
        <w:rPr>
          <w:ins w:id="9" w:author="614n" w:date="2013-04-03T18:56:00Z"/>
          <w:rFonts w:cs="Arial"/>
          <w:sz w:val="22"/>
          <w:szCs w:val="22"/>
        </w:rPr>
      </w:pPr>
      <w:r w:rsidRPr="008B4D26">
        <w:rPr>
          <w:rFonts w:cs="Arial"/>
          <w:sz w:val="22"/>
          <w:szCs w:val="22"/>
        </w:rPr>
        <w:t>El presente tesis se encuentra dividido en capítulos, en donde se especifica</w:t>
      </w:r>
      <w:r>
        <w:rPr>
          <w:rFonts w:cs="Arial"/>
          <w:sz w:val="22"/>
          <w:szCs w:val="22"/>
        </w:rPr>
        <w:t>,</w:t>
      </w:r>
      <w:r w:rsidRPr="008B4D26">
        <w:rPr>
          <w:rFonts w:cs="Arial"/>
          <w:sz w:val="22"/>
          <w:szCs w:val="22"/>
        </w:rPr>
        <w:t xml:space="preserve"> en cada uno</w:t>
      </w:r>
      <w:r>
        <w:rPr>
          <w:rFonts w:cs="Arial"/>
          <w:sz w:val="22"/>
          <w:szCs w:val="22"/>
        </w:rPr>
        <w:t>,</w:t>
      </w:r>
      <w:r w:rsidRPr="008B4D26">
        <w:rPr>
          <w:rFonts w:cs="Arial"/>
          <w:sz w:val="22"/>
          <w:szCs w:val="22"/>
        </w:rPr>
        <w:t xml:space="preserve"> </w:t>
      </w:r>
      <w:del w:id="10" w:author="614n" w:date="2013-02-09T18:17:00Z">
        <w:r w:rsidRPr="008B4D26" w:rsidDel="00F830B5">
          <w:rPr>
            <w:rFonts w:cs="Arial"/>
            <w:sz w:val="22"/>
            <w:szCs w:val="22"/>
          </w:rPr>
          <w:delText xml:space="preserve">de ellos </w:delText>
        </w:r>
      </w:del>
      <w:r w:rsidRPr="008B4D26">
        <w:rPr>
          <w:rFonts w:cs="Arial"/>
          <w:sz w:val="22"/>
          <w:szCs w:val="22"/>
        </w:rPr>
        <w:t>las actividades que se han llevado a cabo durante las diferentes fases  de desarrollo del proyecto.</w:t>
      </w:r>
    </w:p>
    <w:p w:rsidR="00C604D6" w:rsidRDefault="00C604D6" w:rsidP="000242FA">
      <w:pPr>
        <w:rPr>
          <w:ins w:id="11" w:author="614n" w:date="2013-04-03T18:56:00Z"/>
          <w:rFonts w:cs="Arial"/>
          <w:sz w:val="22"/>
          <w:szCs w:val="22"/>
        </w:rPr>
      </w:pPr>
    </w:p>
    <w:p w:rsidR="00C604D6" w:rsidRDefault="00C604D6" w:rsidP="000242FA">
      <w:pPr>
        <w:rPr>
          <w:rFonts w:cs="Arial"/>
          <w:sz w:val="22"/>
          <w:szCs w:val="22"/>
        </w:rPr>
      </w:pPr>
      <w:ins w:id="12" w:author="614n" w:date="2013-04-03T18:56:00Z">
        <w:r w:rsidRPr="008B4D26">
          <w:rPr>
            <w:rFonts w:cs="Arial"/>
            <w:sz w:val="22"/>
            <w:szCs w:val="22"/>
          </w:rPr>
          <w:t>El sistema propuesto apoya</w:t>
        </w:r>
        <w:r>
          <w:rPr>
            <w:rFonts w:cs="Arial"/>
            <w:sz w:val="22"/>
            <w:szCs w:val="22"/>
          </w:rPr>
          <w:t xml:space="preserve"> </w:t>
        </w:r>
        <w:r w:rsidRPr="008B4D26">
          <w:rPr>
            <w:rFonts w:cs="Arial"/>
            <w:sz w:val="22"/>
            <w:szCs w:val="22"/>
          </w:rPr>
          <w:t>las áreas importantes de la empresa y simplifica las operaciones manuales; debido a esto, el sistema está divido en cuatro módulos principales</w:t>
        </w:r>
        <w:r>
          <w:rPr>
            <w:rFonts w:cs="Arial"/>
            <w:sz w:val="22"/>
            <w:szCs w:val="22"/>
          </w:rPr>
          <w:t xml:space="preserve"> que son el de administración ventas, compras y </w:t>
        </w:r>
      </w:ins>
      <w:ins w:id="13" w:author="614n" w:date="2013-04-03T18:57:00Z">
        <w:r>
          <w:rPr>
            <w:rFonts w:cs="Arial"/>
            <w:sz w:val="22"/>
            <w:szCs w:val="22"/>
          </w:rPr>
          <w:t>almacén</w:t>
        </w:r>
      </w:ins>
      <w:ins w:id="14" w:author="614n" w:date="2013-04-03T18:56:00Z">
        <w:r w:rsidRPr="008B4D26">
          <w:rPr>
            <w:rFonts w:cs="Arial"/>
            <w:sz w:val="22"/>
            <w:szCs w:val="22"/>
          </w:rPr>
          <w:t>.</w:t>
        </w:r>
      </w:ins>
    </w:p>
    <w:p w:rsidR="000242FA" w:rsidRPr="008B4D26" w:rsidRDefault="000242FA" w:rsidP="000242FA">
      <w:pPr>
        <w:rPr>
          <w:rFonts w:cs="Arial"/>
          <w:sz w:val="22"/>
          <w:szCs w:val="22"/>
        </w:rPr>
      </w:pPr>
    </w:p>
    <w:p w:rsidR="000242FA" w:rsidRDefault="000242FA" w:rsidP="000242FA">
      <w:pPr>
        <w:rPr>
          <w:rFonts w:cs="Arial"/>
          <w:sz w:val="22"/>
          <w:szCs w:val="22"/>
        </w:rPr>
      </w:pPr>
      <w:r w:rsidRPr="008B4D26">
        <w:rPr>
          <w:rFonts w:cs="Arial"/>
          <w:sz w:val="22"/>
          <w:szCs w:val="22"/>
        </w:rPr>
        <w:t xml:space="preserve">En el primer capítulo, se explica a detalle los problemas que puede tener un negocio de cafeterías, también se explica y se justifica la metodología utilizada. En segundo capítulo, se da un panorama general sobre el negocio de cafeterías y además se mencionan los </w:t>
      </w:r>
      <w:ins w:id="15" w:author="614n" w:date="2013-02-09T20:38:00Z">
        <w:r w:rsidR="009729DC">
          <w:rPr>
            <w:rFonts w:cs="Arial"/>
            <w:sz w:val="22"/>
            <w:szCs w:val="22"/>
          </w:rPr>
          <w:t xml:space="preserve">diferentes </w:t>
        </w:r>
      </w:ins>
      <w:r w:rsidRPr="008B4D26">
        <w:rPr>
          <w:rFonts w:cs="Arial"/>
          <w:sz w:val="22"/>
          <w:szCs w:val="22"/>
        </w:rPr>
        <w:t xml:space="preserve">sistemas </w:t>
      </w:r>
      <w:ins w:id="16" w:author="614n" w:date="2013-02-09T20:38:00Z">
        <w:r w:rsidR="009729DC">
          <w:rPr>
            <w:rFonts w:cs="Arial"/>
            <w:sz w:val="22"/>
            <w:szCs w:val="22"/>
          </w:rPr>
          <w:t xml:space="preserve">informáticos </w:t>
        </w:r>
      </w:ins>
      <w:r w:rsidRPr="008B4D26">
        <w:rPr>
          <w:rFonts w:cs="Arial"/>
          <w:sz w:val="22"/>
          <w:szCs w:val="22"/>
        </w:rPr>
        <w:t>actuales existentes empleados para</w:t>
      </w:r>
      <w:ins w:id="17" w:author="614n" w:date="2013-02-09T20:39:00Z">
        <w:r w:rsidR="009729DC">
          <w:rPr>
            <w:rFonts w:cs="Arial"/>
            <w:sz w:val="22"/>
            <w:szCs w:val="22"/>
          </w:rPr>
          <w:t xml:space="preserve"> dicho negocio</w:t>
        </w:r>
      </w:ins>
      <w:del w:id="18" w:author="614n" w:date="2013-02-09T20:39:00Z">
        <w:r w:rsidRPr="008B4D26" w:rsidDel="009729DC">
          <w:rPr>
            <w:rFonts w:cs="Arial"/>
            <w:sz w:val="22"/>
            <w:szCs w:val="22"/>
          </w:rPr>
          <w:delText xml:space="preserve"> </w:delText>
        </w:r>
      </w:del>
      <w:del w:id="19" w:author="614n" w:date="2013-02-09T18:18:00Z">
        <w:r w:rsidRPr="008B4D26" w:rsidDel="00F830B5">
          <w:rPr>
            <w:rFonts w:cs="Arial"/>
            <w:sz w:val="22"/>
            <w:szCs w:val="22"/>
          </w:rPr>
          <w:delText xml:space="preserve">dicho </w:delText>
        </w:r>
      </w:del>
      <w:del w:id="20" w:author="614n" w:date="2013-02-09T20:39:00Z">
        <w:r w:rsidRPr="008B4D26" w:rsidDel="009729DC">
          <w:rPr>
            <w:rFonts w:cs="Arial"/>
            <w:sz w:val="22"/>
            <w:szCs w:val="22"/>
          </w:rPr>
          <w:delText>negocio</w:delText>
        </w:r>
      </w:del>
      <w:r w:rsidRPr="008B4D26">
        <w:rPr>
          <w:rFonts w:cs="Arial"/>
          <w:sz w:val="22"/>
          <w:szCs w:val="22"/>
        </w:rPr>
        <w:t>. En el tercer capítulo, se explica el análisis completo de la solución planteada utilizando la metodología RUP. En el cuarto capítulo, se presenta el diseño de la solución propuesta. En el quinto capítulo, se describe las herramientas usadas para la fase de implementación, además, se presenta el plan de pruebas del sistema. Finalmente, en el sexto capítulo, se menciona observaciones, conclusiones y recomendaciones para trabajos futuros que están relacionados al tema de cafeterías.</w:t>
      </w:r>
    </w:p>
    <w:p w:rsidR="000242FA" w:rsidRPr="008B4D26" w:rsidRDefault="000242FA" w:rsidP="000242FA">
      <w:pPr>
        <w:rPr>
          <w:rFonts w:cs="Arial"/>
          <w:sz w:val="22"/>
          <w:szCs w:val="22"/>
        </w:rPr>
      </w:pPr>
    </w:p>
    <w:p w:rsidR="000242FA" w:rsidRDefault="000242FA" w:rsidP="000242FA">
      <w:pPr>
        <w:rPr>
          <w:rFonts w:cs="Arial"/>
          <w:sz w:val="22"/>
          <w:szCs w:val="22"/>
        </w:rPr>
      </w:pPr>
      <w:del w:id="21" w:author="614n" w:date="2013-04-03T18:56:00Z">
        <w:r w:rsidRPr="008B4D26" w:rsidDel="00C604D6">
          <w:rPr>
            <w:rFonts w:cs="Arial"/>
            <w:sz w:val="22"/>
            <w:szCs w:val="22"/>
          </w:rPr>
          <w:delText>El sistema propuesto apoya</w:delText>
        </w:r>
      </w:del>
      <w:del w:id="22" w:author="614n" w:date="2013-02-09T18:19:00Z">
        <w:r w:rsidRPr="008B4D26" w:rsidDel="008B56D4">
          <w:rPr>
            <w:rFonts w:cs="Arial"/>
            <w:sz w:val="22"/>
            <w:szCs w:val="22"/>
          </w:rPr>
          <w:delText xml:space="preserve">rá en </w:delText>
        </w:r>
      </w:del>
      <w:del w:id="23" w:author="614n" w:date="2013-04-03T18:56:00Z">
        <w:r w:rsidRPr="008B4D26" w:rsidDel="00C604D6">
          <w:rPr>
            <w:rFonts w:cs="Arial"/>
            <w:sz w:val="22"/>
            <w:szCs w:val="22"/>
          </w:rPr>
          <w:delText>las áreas importantes de la empresa y simplifica</w:delText>
        </w:r>
      </w:del>
      <w:del w:id="24" w:author="614n" w:date="2013-02-09T18:19:00Z">
        <w:r w:rsidRPr="008B4D26" w:rsidDel="008B56D4">
          <w:rPr>
            <w:rFonts w:cs="Arial"/>
            <w:sz w:val="22"/>
            <w:szCs w:val="22"/>
          </w:rPr>
          <w:delText>rá</w:delText>
        </w:r>
      </w:del>
      <w:del w:id="25" w:author="614n" w:date="2013-04-03T18:56:00Z">
        <w:r w:rsidRPr="008B4D26" w:rsidDel="00C604D6">
          <w:rPr>
            <w:rFonts w:cs="Arial"/>
            <w:sz w:val="22"/>
            <w:szCs w:val="22"/>
          </w:rPr>
          <w:delText xml:space="preserve"> las operaciones manuales; debido a esto, el sistema está divido en cuatro módulos principales. </w:delText>
        </w:r>
      </w:del>
    </w:p>
    <w:p w:rsidR="000242FA" w:rsidDel="00C604D6" w:rsidRDefault="000242FA">
      <w:pPr>
        <w:rPr>
          <w:del w:id="26" w:author="614n" w:date="2013-04-03T18:57:00Z"/>
          <w:rFonts w:cs="Arial"/>
          <w:sz w:val="22"/>
          <w:szCs w:val="22"/>
        </w:rPr>
      </w:pPr>
    </w:p>
    <w:p w:rsidR="00C604D6" w:rsidRDefault="00C604D6" w:rsidP="000242FA">
      <w:pPr>
        <w:rPr>
          <w:ins w:id="27" w:author="614n" w:date="2013-04-03T18:57:00Z"/>
          <w:rFonts w:cs="Arial"/>
          <w:sz w:val="22"/>
          <w:szCs w:val="22"/>
        </w:rPr>
      </w:pPr>
    </w:p>
    <w:p w:rsidR="00C604D6" w:rsidRDefault="00C604D6" w:rsidP="000242FA">
      <w:pPr>
        <w:rPr>
          <w:ins w:id="28" w:author="614n" w:date="2013-04-03T18:57:00Z"/>
          <w:rFonts w:cs="Arial"/>
          <w:sz w:val="22"/>
          <w:szCs w:val="22"/>
        </w:rPr>
      </w:pPr>
    </w:p>
    <w:p w:rsidR="00C604D6" w:rsidRDefault="00C604D6" w:rsidP="000242FA">
      <w:pPr>
        <w:rPr>
          <w:ins w:id="29" w:author="614n" w:date="2013-04-03T18:57:00Z"/>
          <w:rFonts w:cs="Arial"/>
          <w:sz w:val="22"/>
          <w:szCs w:val="22"/>
        </w:rPr>
      </w:pPr>
    </w:p>
    <w:p w:rsidR="00C604D6" w:rsidRDefault="00C604D6" w:rsidP="000242FA">
      <w:pPr>
        <w:rPr>
          <w:ins w:id="30" w:author="614n" w:date="2013-04-03T18:57:00Z"/>
          <w:rFonts w:cs="Arial"/>
          <w:sz w:val="22"/>
          <w:szCs w:val="22"/>
        </w:rPr>
      </w:pPr>
    </w:p>
    <w:p w:rsidR="00C604D6" w:rsidRDefault="00C604D6" w:rsidP="000242FA">
      <w:pPr>
        <w:rPr>
          <w:ins w:id="31" w:author="614n" w:date="2013-04-03T18:57:00Z"/>
          <w:rFonts w:cs="Arial"/>
          <w:sz w:val="22"/>
          <w:szCs w:val="22"/>
        </w:rPr>
      </w:pPr>
    </w:p>
    <w:p w:rsidR="00C604D6" w:rsidRDefault="00C604D6" w:rsidP="000242FA">
      <w:pPr>
        <w:rPr>
          <w:ins w:id="32" w:author="614n" w:date="2013-04-03T18:57:00Z"/>
          <w:rFonts w:cs="Arial"/>
          <w:sz w:val="22"/>
          <w:szCs w:val="22"/>
        </w:rPr>
      </w:pPr>
    </w:p>
    <w:p w:rsidR="00C604D6" w:rsidRDefault="00C604D6" w:rsidP="000242FA">
      <w:pPr>
        <w:rPr>
          <w:ins w:id="33" w:author="614n" w:date="2013-04-03T18:57:00Z"/>
          <w:rFonts w:cs="Arial"/>
          <w:sz w:val="22"/>
          <w:szCs w:val="22"/>
        </w:rPr>
      </w:pPr>
    </w:p>
    <w:p w:rsidR="00C604D6" w:rsidRDefault="00C604D6" w:rsidP="000242FA">
      <w:pPr>
        <w:rPr>
          <w:ins w:id="34" w:author="614n" w:date="2013-04-03T18:57:00Z"/>
          <w:rFonts w:cs="Arial"/>
          <w:sz w:val="22"/>
          <w:szCs w:val="22"/>
        </w:rPr>
      </w:pPr>
    </w:p>
    <w:p w:rsidR="00C604D6" w:rsidRDefault="00C604D6" w:rsidP="000242FA">
      <w:pPr>
        <w:rPr>
          <w:ins w:id="35" w:author="614n" w:date="2013-04-03T18:57:00Z"/>
          <w:rFonts w:cs="Arial"/>
          <w:sz w:val="22"/>
          <w:szCs w:val="22"/>
        </w:rPr>
      </w:pPr>
    </w:p>
    <w:p w:rsidR="00C604D6" w:rsidRDefault="00C604D6" w:rsidP="000242FA">
      <w:pPr>
        <w:rPr>
          <w:ins w:id="36" w:author="614n" w:date="2013-04-03T18:57:00Z"/>
          <w:rFonts w:cs="Arial"/>
          <w:sz w:val="22"/>
          <w:szCs w:val="22"/>
        </w:rPr>
      </w:pPr>
    </w:p>
    <w:p w:rsidR="00C604D6" w:rsidRDefault="00C604D6" w:rsidP="000242FA">
      <w:pPr>
        <w:rPr>
          <w:ins w:id="37" w:author="614n" w:date="2013-04-03T18:57:00Z"/>
          <w:rFonts w:cs="Arial"/>
          <w:sz w:val="22"/>
          <w:szCs w:val="22"/>
        </w:rPr>
      </w:pPr>
    </w:p>
    <w:p w:rsidR="00C604D6" w:rsidRDefault="00C604D6" w:rsidP="000242FA">
      <w:pPr>
        <w:rPr>
          <w:ins w:id="38" w:author="614n" w:date="2013-04-03T18:57:00Z"/>
          <w:rFonts w:cs="Arial"/>
          <w:sz w:val="22"/>
          <w:szCs w:val="22"/>
        </w:rPr>
      </w:pPr>
    </w:p>
    <w:p w:rsidR="00C604D6" w:rsidRDefault="00C604D6" w:rsidP="000242FA">
      <w:pPr>
        <w:rPr>
          <w:ins w:id="39" w:author="614n" w:date="2013-04-03T18:57:00Z"/>
          <w:rFonts w:cs="Arial"/>
          <w:sz w:val="22"/>
          <w:szCs w:val="22"/>
        </w:rPr>
      </w:pPr>
    </w:p>
    <w:p w:rsidR="00C604D6" w:rsidRDefault="00C604D6" w:rsidP="000242FA">
      <w:pPr>
        <w:rPr>
          <w:ins w:id="40" w:author="614n" w:date="2013-04-03T18:57:00Z"/>
          <w:rFonts w:cs="Arial"/>
          <w:sz w:val="22"/>
          <w:szCs w:val="22"/>
        </w:rPr>
      </w:pPr>
    </w:p>
    <w:p w:rsidR="00C604D6" w:rsidRDefault="00C604D6" w:rsidP="000242FA">
      <w:pPr>
        <w:rPr>
          <w:ins w:id="41" w:author="614n" w:date="2013-04-03T18:57:00Z"/>
          <w:rFonts w:cs="Arial"/>
          <w:sz w:val="22"/>
          <w:szCs w:val="22"/>
        </w:rPr>
      </w:pPr>
    </w:p>
    <w:p w:rsidR="00C604D6" w:rsidRPr="008B4D26" w:rsidRDefault="00C604D6" w:rsidP="000242FA">
      <w:pPr>
        <w:rPr>
          <w:ins w:id="42" w:author="614n" w:date="2013-04-03T18:57:00Z"/>
          <w:rFonts w:cs="Arial"/>
          <w:sz w:val="22"/>
          <w:szCs w:val="22"/>
        </w:rPr>
      </w:pPr>
    </w:p>
    <w:p w:rsidR="000242FA" w:rsidRPr="008B4D26" w:rsidDel="00C604D6" w:rsidRDefault="000242FA" w:rsidP="000242FA">
      <w:pPr>
        <w:pStyle w:val="Prrafodelista"/>
        <w:numPr>
          <w:ilvl w:val="0"/>
          <w:numId w:val="1"/>
        </w:numPr>
        <w:jc w:val="both"/>
        <w:rPr>
          <w:del w:id="43" w:author="614n" w:date="2013-04-03T18:57:00Z"/>
          <w:rFonts w:ascii="Arial" w:hAnsi="Arial" w:cs="Arial"/>
          <w:lang w:val="es-PE"/>
        </w:rPr>
      </w:pPr>
      <w:del w:id="44" w:author="614n" w:date="2013-04-03T18:57:00Z">
        <w:r w:rsidRPr="008B4D26" w:rsidDel="00C604D6">
          <w:rPr>
            <w:rFonts w:ascii="Arial" w:hAnsi="Arial" w:cs="Arial"/>
            <w:lang w:val="es-PE"/>
          </w:rPr>
          <w:delText xml:space="preserve">El módulo de administración: El </w:delText>
        </w:r>
      </w:del>
      <w:del w:id="45" w:author="614n" w:date="2013-02-09T18:19:00Z">
        <w:r w:rsidRPr="008B4D26" w:rsidDel="008B56D4">
          <w:rPr>
            <w:rFonts w:ascii="Arial" w:hAnsi="Arial" w:cs="Arial"/>
            <w:lang w:val="es-PE"/>
          </w:rPr>
          <w:delText>encargado d</w:delText>
        </w:r>
      </w:del>
      <w:del w:id="46" w:author="614n" w:date="2013-02-09T18:20:00Z">
        <w:r w:rsidRPr="008B4D26" w:rsidDel="008B56D4">
          <w:rPr>
            <w:rFonts w:ascii="Arial" w:hAnsi="Arial" w:cs="Arial"/>
            <w:lang w:val="es-PE"/>
          </w:rPr>
          <w:delText>e esta área</w:delText>
        </w:r>
      </w:del>
      <w:del w:id="47" w:author="614n" w:date="2013-04-03T18:57:00Z">
        <w:r w:rsidRPr="008B4D26" w:rsidDel="00C604D6">
          <w:rPr>
            <w:rFonts w:ascii="Arial" w:hAnsi="Arial" w:cs="Arial"/>
            <w:lang w:val="es-PE"/>
          </w:rPr>
          <w:delText xml:space="preserve"> puede administrar el personal, asignándoles turnos de horario, además, puede generar informes de las otras áreas.</w:delText>
        </w:r>
      </w:del>
    </w:p>
    <w:p w:rsidR="000242FA" w:rsidRPr="008B4D26" w:rsidDel="00C604D6" w:rsidRDefault="000242FA" w:rsidP="000242FA">
      <w:pPr>
        <w:pStyle w:val="Prrafodelista"/>
        <w:jc w:val="both"/>
        <w:rPr>
          <w:del w:id="48" w:author="614n" w:date="2013-04-03T18:57:00Z"/>
          <w:rFonts w:ascii="Arial" w:hAnsi="Arial" w:cs="Arial"/>
          <w:lang w:val="es-PE"/>
        </w:rPr>
      </w:pPr>
    </w:p>
    <w:p w:rsidR="000242FA" w:rsidRPr="008B4D26" w:rsidDel="00C604D6" w:rsidRDefault="000242FA" w:rsidP="000242FA">
      <w:pPr>
        <w:pStyle w:val="Prrafodelista"/>
        <w:numPr>
          <w:ilvl w:val="0"/>
          <w:numId w:val="1"/>
        </w:numPr>
        <w:jc w:val="both"/>
        <w:rPr>
          <w:del w:id="49" w:author="614n" w:date="2013-04-03T18:57:00Z"/>
          <w:rFonts w:ascii="Arial" w:hAnsi="Arial" w:cs="Arial"/>
          <w:lang w:val="es-PE"/>
        </w:rPr>
      </w:pPr>
      <w:del w:id="50" w:author="614n" w:date="2013-04-03T18:57:00Z">
        <w:r w:rsidRPr="008B4D26" w:rsidDel="00C604D6">
          <w:rPr>
            <w:rFonts w:ascii="Arial" w:hAnsi="Arial" w:cs="Arial"/>
            <w:lang w:val="es-PE"/>
          </w:rPr>
          <w:delText>El módulo de ventas: El personal encargado de esta área puede registrar una venta en una determinada sucursal, también puede administrar los diferentes productos ofrecidos por la cafetería.</w:delText>
        </w:r>
      </w:del>
    </w:p>
    <w:p w:rsidR="000242FA" w:rsidRPr="008B4D26" w:rsidDel="00C604D6" w:rsidRDefault="000242FA" w:rsidP="000242FA">
      <w:pPr>
        <w:pStyle w:val="Prrafodelista"/>
        <w:jc w:val="both"/>
        <w:rPr>
          <w:del w:id="51" w:author="614n" w:date="2013-04-03T18:57:00Z"/>
          <w:rFonts w:ascii="Arial" w:hAnsi="Arial" w:cs="Arial"/>
          <w:lang w:val="es-PE"/>
        </w:rPr>
      </w:pPr>
    </w:p>
    <w:p w:rsidR="000242FA" w:rsidRPr="008B4D26" w:rsidDel="00C604D6" w:rsidRDefault="000242FA" w:rsidP="000242FA">
      <w:pPr>
        <w:pStyle w:val="Prrafodelista"/>
        <w:numPr>
          <w:ilvl w:val="0"/>
          <w:numId w:val="1"/>
        </w:numPr>
        <w:jc w:val="both"/>
        <w:rPr>
          <w:del w:id="52" w:author="614n" w:date="2013-04-03T18:57:00Z"/>
          <w:rFonts w:ascii="Arial" w:hAnsi="Arial" w:cs="Arial"/>
          <w:lang w:val="es-PE"/>
        </w:rPr>
      </w:pPr>
      <w:del w:id="53" w:author="614n" w:date="2013-04-03T18:57:00Z">
        <w:r w:rsidRPr="008B4D26" w:rsidDel="00C604D6">
          <w:rPr>
            <w:rFonts w:ascii="Arial" w:hAnsi="Arial" w:cs="Arial"/>
            <w:lang w:val="es-PE"/>
          </w:rPr>
          <w:delText>El módulo de compras: El personal encargado de esta área puede administrar los diferentes proveedores que tiene la cafetería y sus respectivos productos, además, el personal puede recibir notificaciones a su correo en donde se indica los productos faltantes para poder solicitarlos a un proveedor.</w:delText>
        </w:r>
      </w:del>
    </w:p>
    <w:p w:rsidR="000242FA" w:rsidRPr="008B4D26" w:rsidDel="00C604D6" w:rsidRDefault="000242FA" w:rsidP="000242FA">
      <w:pPr>
        <w:pStyle w:val="Prrafodelista"/>
        <w:jc w:val="both"/>
        <w:rPr>
          <w:del w:id="54" w:author="614n" w:date="2013-04-03T18:57:00Z"/>
          <w:rFonts w:ascii="Arial" w:hAnsi="Arial" w:cs="Arial"/>
          <w:lang w:val="es-PE"/>
        </w:rPr>
      </w:pPr>
    </w:p>
    <w:p w:rsidR="000242FA" w:rsidRPr="008B4D26" w:rsidDel="00C604D6" w:rsidRDefault="000242FA" w:rsidP="000242FA">
      <w:pPr>
        <w:pStyle w:val="Prrafodelista"/>
        <w:numPr>
          <w:ilvl w:val="0"/>
          <w:numId w:val="1"/>
        </w:numPr>
        <w:jc w:val="both"/>
        <w:rPr>
          <w:del w:id="55" w:author="614n" w:date="2013-04-03T18:57:00Z"/>
          <w:rFonts w:ascii="Arial" w:hAnsi="Arial" w:cs="Arial"/>
          <w:lang w:val="es-PE"/>
        </w:rPr>
      </w:pPr>
      <w:del w:id="56" w:author="614n" w:date="2013-04-03T18:57:00Z">
        <w:r w:rsidRPr="008B4D26" w:rsidDel="00C604D6">
          <w:rPr>
            <w:rFonts w:ascii="Arial" w:hAnsi="Arial" w:cs="Arial"/>
            <w:lang w:val="es-PE"/>
          </w:rPr>
          <w:delText>El módulo de almacén: El personal encargado de esta área puede administrar los diferentes productos que</w:delText>
        </w:r>
        <w:r w:rsidDel="00C604D6">
          <w:rPr>
            <w:rFonts w:ascii="Arial" w:hAnsi="Arial" w:cs="Arial"/>
            <w:lang w:val="es-PE"/>
          </w:rPr>
          <w:delText xml:space="preserve"> ingresan al almacén. </w:delText>
        </w:r>
      </w:del>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sdt>
      <w:sdtPr>
        <w:rPr>
          <w:rFonts w:ascii="Arial" w:eastAsia="Times New Roman" w:hAnsi="Arial" w:cs="Times New Roman"/>
          <w:b w:val="0"/>
          <w:bCs w:val="0"/>
          <w:color w:val="auto"/>
          <w:sz w:val="20"/>
          <w:szCs w:val="20"/>
          <w:lang w:val="es-ES" w:eastAsia="es-ES"/>
        </w:rPr>
        <w:id w:val="-2027240307"/>
        <w:docPartObj>
          <w:docPartGallery w:val="Table of Contents"/>
          <w:docPartUnique/>
        </w:docPartObj>
      </w:sdtPr>
      <w:sdtEndPr>
        <w:rPr>
          <w:b/>
        </w:rPr>
      </w:sdtEndPr>
      <w:sdtContent>
        <w:p w:rsidR="004863F2" w:rsidRPr="003D7FD4" w:rsidRDefault="004863F2" w:rsidP="004863F2">
          <w:pPr>
            <w:pStyle w:val="TtulodeTDC"/>
            <w:jc w:val="center"/>
            <w:rPr>
              <w:b w:val="0"/>
              <w:color w:val="auto"/>
            </w:rPr>
          </w:pPr>
          <w:r w:rsidRPr="003D7FD4">
            <w:rPr>
              <w:b w:val="0"/>
              <w:color w:val="auto"/>
              <w:lang w:val="es-ES"/>
            </w:rPr>
            <w:t>Índice</w:t>
          </w:r>
        </w:p>
        <w:p w:rsidR="00416FCB" w:rsidRPr="003D7FD4" w:rsidRDefault="004863F2">
          <w:pPr>
            <w:pStyle w:val="TDC1"/>
            <w:tabs>
              <w:tab w:val="left" w:pos="400"/>
              <w:tab w:val="right" w:leader="dot" w:pos="8211"/>
            </w:tabs>
            <w:rPr>
              <w:rFonts w:asciiTheme="minorHAnsi" w:eastAsiaTheme="minorEastAsia" w:hAnsiTheme="minorHAnsi" w:cstheme="minorBidi"/>
              <w:noProof/>
              <w:sz w:val="22"/>
              <w:szCs w:val="22"/>
              <w:lang w:val="es-PE" w:eastAsia="es-PE"/>
            </w:rPr>
          </w:pPr>
          <w:r w:rsidRPr="003D7FD4">
            <w:fldChar w:fldCharType="begin"/>
          </w:r>
          <w:r w:rsidRPr="003D7FD4">
            <w:instrText xml:space="preserve"> TOC \o "1-3" \h \z \u </w:instrText>
          </w:r>
          <w:r w:rsidRPr="003D7FD4">
            <w:fldChar w:fldCharType="separate"/>
          </w:r>
          <w:r w:rsidR="006F5DB6">
            <w:rPr>
              <w:noProof/>
            </w:rPr>
            <w:fldChar w:fldCharType="begin"/>
          </w:r>
          <w:r w:rsidR="006F5DB6">
            <w:rPr>
              <w:noProof/>
            </w:rPr>
            <w:instrText xml:space="preserve"> HYPERLINK \l "_Toc342249957" </w:instrText>
          </w:r>
          <w:r w:rsidR="006F5DB6">
            <w:rPr>
              <w:noProof/>
            </w:rPr>
            <w:fldChar w:fldCharType="separate"/>
          </w:r>
          <w:r w:rsidR="00416FCB" w:rsidRPr="003D7FD4">
            <w:rPr>
              <w:rStyle w:val="Hipervnculo"/>
              <w:noProof/>
              <w:lang w:val="es-PE"/>
            </w:rPr>
            <w:t>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1</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_Toc342249957 \h </w:instrText>
          </w:r>
          <w:r w:rsidR="00416FCB" w:rsidRPr="003D7FD4">
            <w:rPr>
              <w:noProof/>
              <w:webHidden/>
            </w:rPr>
          </w:r>
          <w:r w:rsidR="00416FCB" w:rsidRPr="003D7FD4">
            <w:rPr>
              <w:noProof/>
              <w:webHidden/>
            </w:rPr>
            <w:fldChar w:fldCharType="separate"/>
          </w:r>
          <w:ins w:id="57" w:author="614n" w:date="2013-04-03T22:05:00Z">
            <w:r w:rsidR="00213F48">
              <w:rPr>
                <w:noProof/>
                <w:webHidden/>
              </w:rPr>
              <w:t>6</w:t>
            </w:r>
          </w:ins>
          <w:del w:id="58" w:author="614n" w:date="2013-02-10T19:13:00Z">
            <w:r w:rsidR="00CC7146" w:rsidDel="00416A0F">
              <w:rPr>
                <w:noProof/>
                <w:webHidden/>
              </w:rPr>
              <w:delText>5</w:delText>
            </w:r>
          </w:del>
          <w:r w:rsidR="00416FCB" w:rsidRPr="003D7FD4">
            <w:rPr>
              <w:noProof/>
              <w:webHidden/>
            </w:rPr>
            <w:fldChar w:fldCharType="end"/>
          </w:r>
          <w:r w:rsidR="006F5DB6">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"_Toc342249958" </w:instrText>
          </w:r>
          <w:r>
            <w:rPr>
              <w:noProof/>
            </w:rPr>
            <w:fldChar w:fldCharType="separate"/>
          </w:r>
          <w:r w:rsidR="00416FCB" w:rsidRPr="003D7FD4">
            <w:rPr>
              <w:rStyle w:val="Hipervnculo"/>
              <w:noProof/>
              <w:lang w:val="es-PE"/>
            </w:rPr>
            <w:t>1.1.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Definición del Problema</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_Toc342249958 \h </w:instrText>
          </w:r>
          <w:r w:rsidR="00416FCB" w:rsidRPr="003D7FD4">
            <w:rPr>
              <w:noProof/>
              <w:webHidden/>
            </w:rPr>
          </w:r>
          <w:r w:rsidR="00416FCB" w:rsidRPr="003D7FD4">
            <w:rPr>
              <w:noProof/>
              <w:webHidden/>
            </w:rPr>
            <w:fldChar w:fldCharType="separate"/>
          </w:r>
          <w:ins w:id="59" w:author="614n" w:date="2013-04-03T22:05:00Z">
            <w:r w:rsidR="00213F48">
              <w:rPr>
                <w:noProof/>
                <w:webHidden/>
              </w:rPr>
              <w:t>6</w:t>
            </w:r>
          </w:ins>
          <w:del w:id="60" w:author="614n" w:date="2013-02-10T19:13:00Z">
            <w:r w:rsidR="00CC7146" w:rsidDel="00416A0F">
              <w:rPr>
                <w:noProof/>
                <w:webHidden/>
              </w:rPr>
              <w:delText>5</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"_Toc342249959" </w:instrText>
          </w:r>
          <w:r>
            <w:rPr>
              <w:noProof/>
            </w:rPr>
            <w:fldChar w:fldCharType="separate"/>
          </w:r>
          <w:r w:rsidR="00416FCB" w:rsidRPr="003D7FD4">
            <w:rPr>
              <w:rStyle w:val="Hipervnculo"/>
              <w:noProof/>
              <w:lang w:val="es-PE"/>
            </w:rPr>
            <w:t>1.2.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Objetivo General</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_Toc342249959 \h </w:instrText>
          </w:r>
          <w:r w:rsidR="00416FCB" w:rsidRPr="003D7FD4">
            <w:rPr>
              <w:noProof/>
              <w:webHidden/>
            </w:rPr>
          </w:r>
          <w:r w:rsidR="00416FCB" w:rsidRPr="003D7FD4">
            <w:rPr>
              <w:noProof/>
              <w:webHidden/>
            </w:rPr>
            <w:fldChar w:fldCharType="separate"/>
          </w:r>
          <w:ins w:id="61" w:author="614n" w:date="2013-04-03T22:05:00Z">
            <w:r w:rsidR="00213F48">
              <w:rPr>
                <w:noProof/>
                <w:webHidden/>
              </w:rPr>
              <w:t>7</w:t>
            </w:r>
          </w:ins>
          <w:del w:id="62" w:author="614n" w:date="2013-02-10T19:13:00Z">
            <w:r w:rsidR="00CC7146" w:rsidDel="00416A0F">
              <w:rPr>
                <w:noProof/>
                <w:webHidden/>
              </w:rPr>
              <w:delText>6</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"_Toc342249960" </w:instrText>
          </w:r>
          <w:r>
            <w:rPr>
              <w:noProof/>
            </w:rPr>
            <w:fldChar w:fldCharType="separate"/>
          </w:r>
          <w:r w:rsidR="00416FCB" w:rsidRPr="003D7FD4">
            <w:rPr>
              <w:rStyle w:val="Hipervnculo"/>
              <w:noProof/>
              <w:lang w:val="es-PE"/>
            </w:rPr>
            <w:t>1.3.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Objetivos Específicos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_Toc342249960 \h </w:instrText>
          </w:r>
          <w:r w:rsidR="00416FCB" w:rsidRPr="003D7FD4">
            <w:rPr>
              <w:noProof/>
              <w:webHidden/>
            </w:rPr>
          </w:r>
          <w:r w:rsidR="00416FCB" w:rsidRPr="003D7FD4">
            <w:rPr>
              <w:noProof/>
              <w:webHidden/>
            </w:rPr>
            <w:fldChar w:fldCharType="separate"/>
          </w:r>
          <w:ins w:id="63" w:author="614n" w:date="2013-04-03T22:05:00Z">
            <w:r w:rsidR="00213F48">
              <w:rPr>
                <w:noProof/>
                <w:webHidden/>
              </w:rPr>
              <w:t>7</w:t>
            </w:r>
          </w:ins>
          <w:del w:id="64" w:author="614n" w:date="2013-02-10T19:13:00Z">
            <w:r w:rsidR="00CC7146" w:rsidDel="00416A0F">
              <w:rPr>
                <w:noProof/>
                <w:webHidden/>
              </w:rPr>
              <w:delText>6</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"_Toc342249961" </w:instrText>
          </w:r>
          <w:r>
            <w:rPr>
              <w:noProof/>
            </w:rPr>
            <w:fldChar w:fldCharType="separate"/>
          </w:r>
          <w:r w:rsidR="00416FCB" w:rsidRPr="003D7FD4">
            <w:rPr>
              <w:rStyle w:val="Hipervnculo"/>
              <w:noProof/>
              <w:lang w:val="es-PE"/>
            </w:rPr>
            <w:t>1.4.</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Resultados Esperados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_Toc342249961 \h </w:instrText>
          </w:r>
          <w:r w:rsidR="00416FCB" w:rsidRPr="003D7FD4">
            <w:rPr>
              <w:noProof/>
              <w:webHidden/>
            </w:rPr>
          </w:r>
          <w:r w:rsidR="00416FCB" w:rsidRPr="003D7FD4">
            <w:rPr>
              <w:noProof/>
              <w:webHidden/>
            </w:rPr>
            <w:fldChar w:fldCharType="separate"/>
          </w:r>
          <w:ins w:id="65" w:author="614n" w:date="2013-04-03T22:05:00Z">
            <w:r w:rsidR="00213F48">
              <w:rPr>
                <w:noProof/>
                <w:webHidden/>
              </w:rPr>
              <w:t>8</w:t>
            </w:r>
          </w:ins>
          <w:del w:id="66" w:author="614n" w:date="2013-02-10T19:13:00Z">
            <w:r w:rsidR="00CC7146" w:rsidDel="00416A0F">
              <w:rPr>
                <w:noProof/>
                <w:webHidden/>
              </w:rPr>
              <w:delText>7</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"_Toc342249962" </w:instrText>
          </w:r>
          <w:r>
            <w:rPr>
              <w:noProof/>
            </w:rPr>
            <w:fldChar w:fldCharType="separate"/>
          </w:r>
          <w:r w:rsidR="00416FCB" w:rsidRPr="003D7FD4">
            <w:rPr>
              <w:rStyle w:val="Hipervnculo"/>
              <w:noProof/>
              <w:lang w:val="es-PE"/>
            </w:rPr>
            <w:t>1.5.</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Alcance y Limitaciones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_Toc342249962 \h </w:instrText>
          </w:r>
          <w:r w:rsidR="00416FCB" w:rsidRPr="003D7FD4">
            <w:rPr>
              <w:noProof/>
              <w:webHidden/>
            </w:rPr>
          </w:r>
          <w:r w:rsidR="00416FCB" w:rsidRPr="003D7FD4">
            <w:rPr>
              <w:noProof/>
              <w:webHidden/>
            </w:rPr>
            <w:fldChar w:fldCharType="separate"/>
          </w:r>
          <w:ins w:id="67" w:author="614n" w:date="2013-04-03T22:05:00Z">
            <w:r w:rsidR="00213F48">
              <w:rPr>
                <w:noProof/>
                <w:webHidden/>
              </w:rPr>
              <w:t>8</w:t>
            </w:r>
          </w:ins>
          <w:del w:id="68" w:author="614n" w:date="2013-02-10T19:13:00Z">
            <w:r w:rsidR="00CC7146" w:rsidDel="00416A0F">
              <w:rPr>
                <w:noProof/>
                <w:webHidden/>
              </w:rPr>
              <w:delText>7</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"_Toc342249963" </w:instrText>
          </w:r>
          <w:r>
            <w:rPr>
              <w:noProof/>
            </w:rPr>
            <w:fldChar w:fldCharType="separate"/>
          </w:r>
          <w:r w:rsidR="00416FCB" w:rsidRPr="003D7FD4">
            <w:rPr>
              <w:rStyle w:val="Hipervnculo"/>
              <w:noProof/>
              <w:lang w:val="es-PE"/>
            </w:rPr>
            <w:t>1.6.</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Métodos y Procedimientos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_Toc342249963 \h </w:instrText>
          </w:r>
          <w:r w:rsidR="00416FCB" w:rsidRPr="003D7FD4">
            <w:rPr>
              <w:noProof/>
              <w:webHidden/>
            </w:rPr>
          </w:r>
          <w:r w:rsidR="00416FCB" w:rsidRPr="003D7FD4">
            <w:rPr>
              <w:noProof/>
              <w:webHidden/>
            </w:rPr>
            <w:fldChar w:fldCharType="separate"/>
          </w:r>
          <w:ins w:id="69" w:author="614n" w:date="2013-04-03T22:05:00Z">
            <w:r w:rsidR="00213F48">
              <w:rPr>
                <w:noProof/>
                <w:webHidden/>
              </w:rPr>
              <w:t>9</w:t>
            </w:r>
          </w:ins>
          <w:del w:id="70" w:author="614n" w:date="2013-02-10T19:13:00Z">
            <w:r w:rsidR="00CC7146" w:rsidDel="00416A0F">
              <w:rPr>
                <w:noProof/>
                <w:webHidden/>
              </w:rPr>
              <w:delText>8</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"_Toc342249964" </w:instrText>
          </w:r>
          <w:r>
            <w:rPr>
              <w:noProof/>
            </w:rPr>
            <w:fldChar w:fldCharType="separate"/>
          </w:r>
          <w:r w:rsidR="00416FCB" w:rsidRPr="003D7FD4">
            <w:rPr>
              <w:rStyle w:val="Hipervnculo"/>
              <w:rFonts w:cstheme="minorHAnsi"/>
              <w:noProof/>
              <w:lang w:val="es-ES_tradnl" w:eastAsia="ja-JP"/>
            </w:rPr>
            <w:t>1.6.1.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Procesos para planificar un proyecto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_Toc342249964 \h </w:instrText>
          </w:r>
          <w:r w:rsidR="00416FCB" w:rsidRPr="003D7FD4">
            <w:rPr>
              <w:noProof/>
              <w:webHidden/>
            </w:rPr>
          </w:r>
          <w:r w:rsidR="00416FCB" w:rsidRPr="003D7FD4">
            <w:rPr>
              <w:noProof/>
              <w:webHidden/>
            </w:rPr>
            <w:fldChar w:fldCharType="separate"/>
          </w:r>
          <w:ins w:id="71" w:author="614n" w:date="2013-04-03T22:05:00Z">
            <w:r w:rsidR="00213F48">
              <w:rPr>
                <w:noProof/>
                <w:webHidden/>
              </w:rPr>
              <w:t>9</w:t>
            </w:r>
          </w:ins>
          <w:del w:id="72" w:author="614n" w:date="2013-02-10T19:13:00Z">
            <w:r w:rsidR="00CC7146" w:rsidDel="00416A0F">
              <w:rPr>
                <w:noProof/>
                <w:webHidden/>
              </w:rPr>
              <w:delText>9</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"_Toc342249965" </w:instrText>
          </w:r>
          <w:r>
            <w:rPr>
              <w:noProof/>
            </w:rPr>
            <w:fldChar w:fldCharType="separate"/>
          </w:r>
          <w:r w:rsidR="00416FCB" w:rsidRPr="003D7FD4">
            <w:rPr>
              <w:rStyle w:val="Hipervnculo"/>
              <w:rFonts w:cstheme="minorHAnsi"/>
              <w:noProof/>
              <w:lang w:val="es-ES_tradnl" w:eastAsia="ja-JP"/>
            </w:rPr>
            <w:t>1.6.2.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Metodología para el desarrollo del software</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_Toc342249965 \h </w:instrText>
          </w:r>
          <w:r w:rsidR="00416FCB" w:rsidRPr="003D7FD4">
            <w:rPr>
              <w:noProof/>
              <w:webHidden/>
            </w:rPr>
          </w:r>
          <w:r w:rsidR="00416FCB" w:rsidRPr="003D7FD4">
            <w:rPr>
              <w:noProof/>
              <w:webHidden/>
            </w:rPr>
            <w:fldChar w:fldCharType="separate"/>
          </w:r>
          <w:ins w:id="73" w:author="614n" w:date="2013-04-03T22:05:00Z">
            <w:r w:rsidR="00213F48">
              <w:rPr>
                <w:noProof/>
                <w:webHidden/>
              </w:rPr>
              <w:t>13</w:t>
            </w:r>
          </w:ins>
          <w:del w:id="74" w:author="614n" w:date="2013-02-10T19:13:00Z">
            <w:r w:rsidR="00CC7146" w:rsidDel="00416A0F">
              <w:rPr>
                <w:noProof/>
                <w:webHidden/>
              </w:rPr>
              <w:delText>12</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"_Toc342249966" </w:instrText>
          </w:r>
          <w:r>
            <w:rPr>
              <w:noProof/>
            </w:rPr>
            <w:fldChar w:fldCharType="separate"/>
          </w:r>
          <w:r w:rsidR="00416FCB" w:rsidRPr="003D7FD4">
            <w:rPr>
              <w:rStyle w:val="Hipervnculo"/>
              <w:rFonts w:cstheme="minorHAnsi"/>
              <w:noProof/>
              <w:lang w:val="es-ES_tradnl" w:eastAsia="ja-JP"/>
            </w:rPr>
            <w:t>1.6.3.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Resumen de Actividades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_Toc342249966 \h </w:instrText>
          </w:r>
          <w:r w:rsidR="00416FCB" w:rsidRPr="003D7FD4">
            <w:rPr>
              <w:noProof/>
              <w:webHidden/>
            </w:rPr>
          </w:r>
          <w:r w:rsidR="00416FCB" w:rsidRPr="003D7FD4">
            <w:rPr>
              <w:noProof/>
              <w:webHidden/>
            </w:rPr>
            <w:fldChar w:fldCharType="separate"/>
          </w:r>
          <w:ins w:id="75" w:author="614n" w:date="2013-04-03T22:05:00Z">
            <w:r w:rsidR="00213F48">
              <w:rPr>
                <w:noProof/>
                <w:webHidden/>
              </w:rPr>
              <w:t>14</w:t>
            </w:r>
          </w:ins>
          <w:del w:id="76" w:author="614n" w:date="2013-02-10T19:13:00Z">
            <w:r w:rsidR="00CC7146" w:rsidDel="00416A0F">
              <w:rPr>
                <w:noProof/>
                <w:webHidden/>
              </w:rPr>
              <w:delText>13</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"_Toc342249967" </w:instrText>
          </w:r>
          <w:r>
            <w:rPr>
              <w:noProof/>
            </w:rPr>
            <w:fldChar w:fldCharType="separate"/>
          </w:r>
          <w:r w:rsidR="00416FCB" w:rsidRPr="003D7FD4">
            <w:rPr>
              <w:rStyle w:val="Hipervnculo"/>
              <w:noProof/>
              <w:lang w:val="es-PE"/>
            </w:rPr>
            <w:t>1.7.</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Justificación y viabilidad</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_Toc342249967 \h </w:instrText>
          </w:r>
          <w:r w:rsidR="00416FCB" w:rsidRPr="003D7FD4">
            <w:rPr>
              <w:noProof/>
              <w:webHidden/>
            </w:rPr>
          </w:r>
          <w:r w:rsidR="00416FCB" w:rsidRPr="003D7FD4">
            <w:rPr>
              <w:noProof/>
              <w:webHidden/>
            </w:rPr>
            <w:fldChar w:fldCharType="separate"/>
          </w:r>
          <w:ins w:id="77" w:author="614n" w:date="2013-04-03T22:05:00Z">
            <w:r w:rsidR="00213F48">
              <w:rPr>
                <w:noProof/>
                <w:webHidden/>
              </w:rPr>
              <w:t>14</w:t>
            </w:r>
          </w:ins>
          <w:del w:id="78" w:author="614n" w:date="2013-02-10T19:13:00Z">
            <w:r w:rsidR="00CC7146" w:rsidDel="00416A0F">
              <w:rPr>
                <w:noProof/>
                <w:webHidden/>
              </w:rPr>
              <w:delText>13</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"_Toc342249968" </w:instrText>
          </w:r>
          <w:r>
            <w:rPr>
              <w:noProof/>
            </w:rPr>
            <w:fldChar w:fldCharType="separate"/>
          </w:r>
          <w:r w:rsidR="00416FCB" w:rsidRPr="003D7FD4">
            <w:rPr>
              <w:rStyle w:val="Hipervnculo"/>
              <w:noProof/>
              <w:lang w:val="es-ES_tradnl" w:eastAsia="ja-JP"/>
            </w:rPr>
            <w:t>1.8.</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Plan de proyecto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_Toc342249968 \h </w:instrText>
          </w:r>
          <w:r w:rsidR="00416FCB" w:rsidRPr="003D7FD4">
            <w:rPr>
              <w:noProof/>
              <w:webHidden/>
            </w:rPr>
          </w:r>
          <w:r w:rsidR="00416FCB" w:rsidRPr="003D7FD4">
            <w:rPr>
              <w:noProof/>
              <w:webHidden/>
            </w:rPr>
            <w:fldChar w:fldCharType="separate"/>
          </w:r>
          <w:ins w:id="79" w:author="614n" w:date="2013-04-03T22:05:00Z">
            <w:r w:rsidR="00213F48">
              <w:rPr>
                <w:noProof/>
                <w:webHidden/>
              </w:rPr>
              <w:t>15</w:t>
            </w:r>
          </w:ins>
          <w:del w:id="80" w:author="614n" w:date="2013-02-10T19:13:00Z">
            <w:r w:rsidR="00CC7146" w:rsidDel="00416A0F">
              <w:rPr>
                <w:noProof/>
                <w:webHidden/>
              </w:rPr>
              <w:delText>14</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"_Toc342249969" </w:instrText>
          </w:r>
          <w:r>
            <w:rPr>
              <w:noProof/>
            </w:rPr>
            <w:fldChar w:fldCharType="separate"/>
          </w:r>
          <w:r w:rsidR="00416FCB" w:rsidRPr="003D7FD4">
            <w:rPr>
              <w:rStyle w:val="Hipervnculo"/>
              <w:noProof/>
              <w:lang w:val="es-PE"/>
            </w:rPr>
            <w:t>1.9.</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Plan de Riesgos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_Toc342249969 \h </w:instrText>
          </w:r>
          <w:r w:rsidR="00416FCB" w:rsidRPr="003D7FD4">
            <w:rPr>
              <w:noProof/>
              <w:webHidden/>
            </w:rPr>
          </w:r>
          <w:r w:rsidR="00416FCB" w:rsidRPr="003D7FD4">
            <w:rPr>
              <w:noProof/>
              <w:webHidden/>
            </w:rPr>
            <w:fldChar w:fldCharType="separate"/>
          </w:r>
          <w:ins w:id="81" w:author="614n" w:date="2013-04-03T22:05:00Z">
            <w:r w:rsidR="00213F48">
              <w:rPr>
                <w:noProof/>
                <w:webHidden/>
              </w:rPr>
              <w:t>15</w:t>
            </w:r>
          </w:ins>
          <w:del w:id="82" w:author="614n" w:date="2013-02-10T19:13:00Z">
            <w:r w:rsidR="00CC7146" w:rsidDel="00416A0F">
              <w:rPr>
                <w:noProof/>
                <w:webHidden/>
              </w:rPr>
              <w:delText>14</w:delText>
            </w:r>
          </w:del>
          <w:r w:rsidR="00416FCB" w:rsidRPr="003D7FD4">
            <w:rPr>
              <w:noProof/>
              <w:webHidden/>
            </w:rPr>
            <w:fldChar w:fldCharType="end"/>
          </w:r>
          <w:r>
            <w:rPr>
              <w:noProof/>
            </w:rPr>
            <w:fldChar w:fldCharType="end"/>
          </w:r>
        </w:p>
        <w:p w:rsidR="00416FCB" w:rsidRPr="003D7FD4" w:rsidRDefault="006F5DB6">
          <w:pPr>
            <w:pStyle w:val="TDC1"/>
            <w:tabs>
              <w:tab w:val="left" w:pos="40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"_Toc342249970" </w:instrText>
          </w:r>
          <w:r>
            <w:rPr>
              <w:noProof/>
            </w:rPr>
            <w:fldChar w:fldCharType="separate"/>
          </w:r>
          <w:r w:rsidR="00416FCB" w:rsidRPr="003D7FD4">
            <w:rPr>
              <w:rStyle w:val="Hipervnculo"/>
              <w:noProof/>
              <w:lang w:val="es-PE"/>
            </w:rPr>
            <w:t>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2</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_Toc342249970 \h </w:instrText>
          </w:r>
          <w:r w:rsidR="00416FCB" w:rsidRPr="003D7FD4">
            <w:rPr>
              <w:noProof/>
              <w:webHidden/>
            </w:rPr>
          </w:r>
          <w:r w:rsidR="00416FCB" w:rsidRPr="003D7FD4">
            <w:rPr>
              <w:noProof/>
              <w:webHidden/>
            </w:rPr>
            <w:fldChar w:fldCharType="separate"/>
          </w:r>
          <w:ins w:id="83" w:author="614n" w:date="2013-04-03T22:05:00Z">
            <w:r w:rsidR="00213F48">
              <w:rPr>
                <w:noProof/>
                <w:webHidden/>
              </w:rPr>
              <w:t>17</w:t>
            </w:r>
          </w:ins>
          <w:del w:id="84" w:author="614n" w:date="2013-02-10T19:13:00Z">
            <w:r w:rsidR="00CC7146" w:rsidDel="00416A0F">
              <w:rPr>
                <w:noProof/>
                <w:webHidden/>
              </w:rPr>
              <w:delText>16</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"_Toc342249971" </w:instrText>
          </w:r>
          <w:r>
            <w:rPr>
              <w:noProof/>
            </w:rPr>
            <w:fldChar w:fldCharType="separate"/>
          </w:r>
          <w:r w:rsidR="00416FCB" w:rsidRPr="003D7FD4">
            <w:rPr>
              <w:rStyle w:val="Hipervnculo"/>
              <w:noProof/>
              <w:lang w:val="es-PE"/>
            </w:rPr>
            <w:t>2.1.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Marco Conceptual</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_Toc342249971 \h </w:instrText>
          </w:r>
          <w:r w:rsidR="00416FCB" w:rsidRPr="003D7FD4">
            <w:rPr>
              <w:noProof/>
              <w:webHidden/>
            </w:rPr>
          </w:r>
          <w:r w:rsidR="00416FCB" w:rsidRPr="003D7FD4">
            <w:rPr>
              <w:noProof/>
              <w:webHidden/>
            </w:rPr>
            <w:fldChar w:fldCharType="separate"/>
          </w:r>
          <w:ins w:id="85" w:author="614n" w:date="2013-04-03T22:05:00Z">
            <w:r w:rsidR="00213F48">
              <w:rPr>
                <w:noProof/>
                <w:webHidden/>
              </w:rPr>
              <w:t>17</w:t>
            </w:r>
          </w:ins>
          <w:del w:id="86" w:author="614n" w:date="2013-02-10T19:13:00Z">
            <w:r w:rsidR="00CC7146" w:rsidDel="00416A0F">
              <w:rPr>
                <w:noProof/>
                <w:webHidden/>
              </w:rPr>
              <w:delText>16</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"_Toc342249972" </w:instrText>
          </w:r>
          <w:r>
            <w:rPr>
              <w:noProof/>
            </w:rPr>
            <w:fldChar w:fldCharType="separate"/>
          </w:r>
          <w:r w:rsidR="00416FCB" w:rsidRPr="003D7FD4">
            <w:rPr>
              <w:rStyle w:val="Hipervnculo"/>
              <w:noProof/>
              <w:lang w:val="es-PE"/>
            </w:rPr>
            <w:t>2.2.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Estado del Arte</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_Toc342249972 \h </w:instrText>
          </w:r>
          <w:r w:rsidR="00416FCB" w:rsidRPr="003D7FD4">
            <w:rPr>
              <w:noProof/>
              <w:webHidden/>
            </w:rPr>
          </w:r>
          <w:r w:rsidR="00416FCB" w:rsidRPr="003D7FD4">
            <w:rPr>
              <w:noProof/>
              <w:webHidden/>
            </w:rPr>
            <w:fldChar w:fldCharType="separate"/>
          </w:r>
          <w:ins w:id="87" w:author="614n" w:date="2013-04-03T22:05:00Z">
            <w:r w:rsidR="00213F48">
              <w:rPr>
                <w:noProof/>
                <w:webHidden/>
              </w:rPr>
              <w:t>18</w:t>
            </w:r>
          </w:ins>
          <w:del w:id="88" w:author="614n" w:date="2013-02-10T19:13:00Z">
            <w:r w:rsidR="00CC7146" w:rsidDel="00416A0F">
              <w:rPr>
                <w:noProof/>
                <w:webHidden/>
              </w:rPr>
              <w:delText>17</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"_Toc342249973" </w:instrText>
          </w:r>
          <w:r>
            <w:rPr>
              <w:noProof/>
            </w:rPr>
            <w:fldChar w:fldCharType="separate"/>
          </w:r>
          <w:r w:rsidR="00416FCB" w:rsidRPr="003D7FD4">
            <w:rPr>
              <w:rStyle w:val="Hipervnculo"/>
              <w:rFonts w:cstheme="minorHAnsi"/>
              <w:noProof/>
              <w:lang w:val="es-ES_tradnl" w:eastAsia="ja-JP"/>
            </w:rPr>
            <w:t>2.2.1.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Solución Starbucks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_Toc342249973 \h </w:instrText>
          </w:r>
          <w:r w:rsidR="00416FCB" w:rsidRPr="003D7FD4">
            <w:rPr>
              <w:noProof/>
              <w:webHidden/>
            </w:rPr>
          </w:r>
          <w:r w:rsidR="00416FCB" w:rsidRPr="003D7FD4">
            <w:rPr>
              <w:noProof/>
              <w:webHidden/>
            </w:rPr>
            <w:fldChar w:fldCharType="separate"/>
          </w:r>
          <w:ins w:id="89" w:author="614n" w:date="2013-04-03T22:05:00Z">
            <w:r w:rsidR="00213F48">
              <w:rPr>
                <w:noProof/>
                <w:webHidden/>
              </w:rPr>
              <w:t>18</w:t>
            </w:r>
          </w:ins>
          <w:del w:id="90" w:author="614n" w:date="2013-02-10T19:13:00Z">
            <w:r w:rsidR="00CC7146" w:rsidDel="00416A0F">
              <w:rPr>
                <w:noProof/>
                <w:webHidden/>
              </w:rPr>
              <w:delText>17</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"_Toc342249974" </w:instrText>
          </w:r>
          <w:r>
            <w:rPr>
              <w:noProof/>
            </w:rPr>
            <w:fldChar w:fldCharType="separate"/>
          </w:r>
          <w:r w:rsidR="00416FCB" w:rsidRPr="003D7FD4">
            <w:rPr>
              <w:rStyle w:val="Hipervnculo"/>
              <w:rFonts w:cstheme="minorHAnsi"/>
              <w:noProof/>
              <w:lang w:val="es-ES_tradnl" w:eastAsia="ja-JP"/>
            </w:rPr>
            <w:t>2.2.2.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Solución Soft-Restaurant</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_Toc342249974 \h </w:instrText>
          </w:r>
          <w:r w:rsidR="00416FCB" w:rsidRPr="003D7FD4">
            <w:rPr>
              <w:noProof/>
              <w:webHidden/>
            </w:rPr>
          </w:r>
          <w:r w:rsidR="00416FCB" w:rsidRPr="003D7FD4">
            <w:rPr>
              <w:noProof/>
              <w:webHidden/>
            </w:rPr>
            <w:fldChar w:fldCharType="separate"/>
          </w:r>
          <w:ins w:id="91" w:author="614n" w:date="2013-04-03T22:05:00Z">
            <w:r w:rsidR="00213F48">
              <w:rPr>
                <w:noProof/>
                <w:webHidden/>
              </w:rPr>
              <w:t>19</w:t>
            </w:r>
          </w:ins>
          <w:del w:id="92" w:author="614n" w:date="2013-02-10T19:13:00Z">
            <w:r w:rsidR="00CC7146" w:rsidDel="00416A0F">
              <w:rPr>
                <w:noProof/>
                <w:webHidden/>
              </w:rPr>
              <w:delText>18</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"_Toc342249975" </w:instrText>
          </w:r>
          <w:r>
            <w:rPr>
              <w:noProof/>
            </w:rPr>
            <w:fldChar w:fldCharType="separate"/>
          </w:r>
          <w:r w:rsidR="00416FCB" w:rsidRPr="003D7FD4">
            <w:rPr>
              <w:rStyle w:val="Hipervnculo"/>
              <w:rFonts w:cstheme="minorHAnsi"/>
              <w:noProof/>
              <w:lang w:val="es-ES_tradnl" w:eastAsia="ja-JP"/>
            </w:rPr>
            <w:t>2.2.3.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Solución POS Fast Food</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_Toc342249975 \h </w:instrText>
          </w:r>
          <w:r w:rsidR="00416FCB" w:rsidRPr="003D7FD4">
            <w:rPr>
              <w:noProof/>
              <w:webHidden/>
            </w:rPr>
          </w:r>
          <w:r w:rsidR="00416FCB" w:rsidRPr="003D7FD4">
            <w:rPr>
              <w:noProof/>
              <w:webHidden/>
            </w:rPr>
            <w:fldChar w:fldCharType="separate"/>
          </w:r>
          <w:ins w:id="93" w:author="614n" w:date="2013-04-03T22:05:00Z">
            <w:r w:rsidR="00213F48">
              <w:rPr>
                <w:noProof/>
                <w:webHidden/>
              </w:rPr>
              <w:t>20</w:t>
            </w:r>
          </w:ins>
          <w:del w:id="94" w:author="614n" w:date="2013-02-10T19:13:00Z">
            <w:r w:rsidR="00CC7146" w:rsidDel="00416A0F">
              <w:rPr>
                <w:noProof/>
                <w:webHidden/>
              </w:rPr>
              <w:delText>19</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"_Toc342249976" </w:instrText>
          </w:r>
          <w:r>
            <w:rPr>
              <w:noProof/>
            </w:rPr>
            <w:fldChar w:fldCharType="separate"/>
          </w:r>
          <w:r w:rsidR="00416FCB" w:rsidRPr="003D7FD4">
            <w:rPr>
              <w:rStyle w:val="Hipervnculo"/>
              <w:noProof/>
              <w:lang w:val="es-PE"/>
            </w:rPr>
            <w:t>2.3.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Discusiones sobre resultados de la revisión del estado de arte</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_Toc342249976 \h </w:instrText>
          </w:r>
          <w:r w:rsidR="00416FCB" w:rsidRPr="003D7FD4">
            <w:rPr>
              <w:noProof/>
              <w:webHidden/>
            </w:rPr>
          </w:r>
          <w:r w:rsidR="00416FCB" w:rsidRPr="003D7FD4">
            <w:rPr>
              <w:noProof/>
              <w:webHidden/>
            </w:rPr>
            <w:fldChar w:fldCharType="separate"/>
          </w:r>
          <w:ins w:id="95" w:author="614n" w:date="2013-04-03T22:05:00Z">
            <w:r w:rsidR="00213F48">
              <w:rPr>
                <w:noProof/>
                <w:webHidden/>
              </w:rPr>
              <w:t>21</w:t>
            </w:r>
          </w:ins>
          <w:del w:id="96" w:author="614n" w:date="2013-02-10T19:13:00Z">
            <w:r w:rsidR="00CC7146" w:rsidDel="00416A0F">
              <w:rPr>
                <w:noProof/>
                <w:webHidden/>
              </w:rPr>
              <w:delText>20</w:delText>
            </w:r>
          </w:del>
          <w:r w:rsidR="00416FCB" w:rsidRPr="003D7FD4">
            <w:rPr>
              <w:noProof/>
              <w:webHidden/>
            </w:rPr>
            <w:fldChar w:fldCharType="end"/>
          </w:r>
          <w:r>
            <w:rPr>
              <w:noProof/>
            </w:rPr>
            <w:fldChar w:fldCharType="end"/>
          </w:r>
        </w:p>
        <w:p w:rsidR="00416FCB" w:rsidRPr="003D7FD4" w:rsidRDefault="006F5DB6">
          <w:pPr>
            <w:pStyle w:val="TDC1"/>
            <w:tabs>
              <w:tab w:val="left" w:pos="40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"_Toc342249977" </w:instrText>
          </w:r>
          <w:r>
            <w:rPr>
              <w:noProof/>
            </w:rPr>
            <w:fldChar w:fldCharType="separate"/>
          </w:r>
          <w:r w:rsidR="00416FCB" w:rsidRPr="003D7FD4">
            <w:rPr>
              <w:rStyle w:val="Hipervnculo"/>
              <w:noProof/>
              <w:lang w:val="es-PE"/>
            </w:rPr>
            <w:t>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3: Análisis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_Toc342249977 \h </w:instrText>
          </w:r>
          <w:r w:rsidR="00416FCB" w:rsidRPr="003D7FD4">
            <w:rPr>
              <w:noProof/>
              <w:webHidden/>
            </w:rPr>
          </w:r>
          <w:r w:rsidR="00416FCB" w:rsidRPr="003D7FD4">
            <w:rPr>
              <w:noProof/>
              <w:webHidden/>
            </w:rPr>
            <w:fldChar w:fldCharType="separate"/>
          </w:r>
          <w:ins w:id="97" w:author="614n" w:date="2013-04-03T22:05:00Z">
            <w:r w:rsidR="00213F48">
              <w:rPr>
                <w:noProof/>
                <w:webHidden/>
              </w:rPr>
              <w:t>22</w:t>
            </w:r>
          </w:ins>
          <w:del w:id="98" w:author="614n" w:date="2013-02-10T19:13:00Z">
            <w:r w:rsidR="00CC7146" w:rsidDel="00416A0F">
              <w:rPr>
                <w:noProof/>
                <w:webHidden/>
              </w:rPr>
              <w:delText>21</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"_Toc342249978" </w:instrText>
          </w:r>
          <w:r>
            <w:rPr>
              <w:noProof/>
            </w:rPr>
            <w:fldChar w:fldCharType="separate"/>
          </w:r>
          <w:r w:rsidR="00416FCB" w:rsidRPr="003D7FD4">
            <w:rPr>
              <w:rStyle w:val="Hipervnculo"/>
              <w:noProof/>
              <w:lang w:val="es-PE"/>
            </w:rPr>
            <w:t>3.1.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Identificación de Requerimientos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_Toc342249978 \h </w:instrText>
          </w:r>
          <w:r w:rsidR="00416FCB" w:rsidRPr="003D7FD4">
            <w:rPr>
              <w:noProof/>
              <w:webHidden/>
            </w:rPr>
          </w:r>
          <w:r w:rsidR="00416FCB" w:rsidRPr="003D7FD4">
            <w:rPr>
              <w:noProof/>
              <w:webHidden/>
            </w:rPr>
            <w:fldChar w:fldCharType="separate"/>
          </w:r>
          <w:ins w:id="99" w:author="614n" w:date="2013-04-03T22:05:00Z">
            <w:r w:rsidR="00213F48">
              <w:rPr>
                <w:noProof/>
                <w:webHidden/>
              </w:rPr>
              <w:t>22</w:t>
            </w:r>
          </w:ins>
          <w:del w:id="100" w:author="614n" w:date="2013-02-10T19:13:00Z">
            <w:r w:rsidR="00CC7146" w:rsidDel="00416A0F">
              <w:rPr>
                <w:noProof/>
                <w:webHidden/>
              </w:rPr>
              <w:delText>21</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"_Toc342249979" </w:instrText>
          </w:r>
          <w:r>
            <w:rPr>
              <w:noProof/>
            </w:rPr>
            <w:fldChar w:fldCharType="separate"/>
          </w:r>
          <w:r w:rsidR="00416FCB" w:rsidRPr="003D7FD4">
            <w:rPr>
              <w:rStyle w:val="Hipervnculo"/>
              <w:rFonts w:cstheme="minorHAnsi"/>
              <w:noProof/>
              <w:lang w:val="es-ES_tradnl" w:eastAsia="ja-JP"/>
            </w:rPr>
            <w:t>3.1.1.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Visión del proyecto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_Toc342249979 \h </w:instrText>
          </w:r>
          <w:r w:rsidR="00416FCB" w:rsidRPr="003D7FD4">
            <w:rPr>
              <w:noProof/>
              <w:webHidden/>
            </w:rPr>
          </w:r>
          <w:r w:rsidR="00416FCB" w:rsidRPr="003D7FD4">
            <w:rPr>
              <w:noProof/>
              <w:webHidden/>
            </w:rPr>
            <w:fldChar w:fldCharType="separate"/>
          </w:r>
          <w:ins w:id="101" w:author="614n" w:date="2013-04-03T22:05:00Z">
            <w:r w:rsidR="00213F48">
              <w:rPr>
                <w:noProof/>
                <w:webHidden/>
              </w:rPr>
              <w:t>22</w:t>
            </w:r>
          </w:ins>
          <w:del w:id="102" w:author="614n" w:date="2013-02-10T19:13:00Z">
            <w:r w:rsidR="00CC7146" w:rsidDel="00416A0F">
              <w:rPr>
                <w:noProof/>
                <w:webHidden/>
              </w:rPr>
              <w:delText>21</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"_Toc342249980" </w:instrText>
          </w:r>
          <w:r>
            <w:rPr>
              <w:noProof/>
            </w:rPr>
            <w:fldChar w:fldCharType="separate"/>
          </w:r>
          <w:r w:rsidR="00416FCB" w:rsidRPr="003D7FD4">
            <w:rPr>
              <w:rStyle w:val="Hipervnculo"/>
              <w:rFonts w:cstheme="minorHAnsi"/>
              <w:noProof/>
              <w:lang w:val="es-ES_tradnl" w:eastAsia="ja-JP"/>
            </w:rPr>
            <w:t>3.1.2.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Diagrama de Actividades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_Toc342249980 \h </w:instrText>
          </w:r>
          <w:r w:rsidR="00416FCB" w:rsidRPr="003D7FD4">
            <w:rPr>
              <w:noProof/>
              <w:webHidden/>
            </w:rPr>
          </w:r>
          <w:r w:rsidR="00416FCB" w:rsidRPr="003D7FD4">
            <w:rPr>
              <w:noProof/>
              <w:webHidden/>
            </w:rPr>
            <w:fldChar w:fldCharType="separate"/>
          </w:r>
          <w:ins w:id="103" w:author="614n" w:date="2013-04-03T22:05:00Z">
            <w:r w:rsidR="00213F48">
              <w:rPr>
                <w:noProof/>
                <w:webHidden/>
              </w:rPr>
              <w:t>22</w:t>
            </w:r>
          </w:ins>
          <w:del w:id="104" w:author="614n" w:date="2013-02-10T19:13:00Z">
            <w:r w:rsidR="00CC7146" w:rsidDel="00416A0F">
              <w:rPr>
                <w:noProof/>
                <w:webHidden/>
              </w:rPr>
              <w:delText>21</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"_Toc342249981" </w:instrText>
          </w:r>
          <w:r>
            <w:rPr>
              <w:noProof/>
            </w:rPr>
            <w:fldChar w:fldCharType="separate"/>
          </w:r>
          <w:r w:rsidR="00416FCB" w:rsidRPr="003D7FD4">
            <w:rPr>
              <w:rStyle w:val="Hipervnculo"/>
              <w:rFonts w:cstheme="minorHAnsi"/>
              <w:noProof/>
              <w:lang w:val="es-ES_tradnl" w:eastAsia="ja-JP"/>
            </w:rPr>
            <w:t>3.1.3.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Requisitos Funcionales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_Toc342249981 \h </w:instrText>
          </w:r>
          <w:r w:rsidR="00416FCB" w:rsidRPr="003D7FD4">
            <w:rPr>
              <w:noProof/>
              <w:webHidden/>
            </w:rPr>
          </w:r>
          <w:r w:rsidR="00416FCB" w:rsidRPr="003D7FD4">
            <w:rPr>
              <w:noProof/>
              <w:webHidden/>
            </w:rPr>
            <w:fldChar w:fldCharType="separate"/>
          </w:r>
          <w:ins w:id="105" w:author="614n" w:date="2013-04-03T22:05:00Z">
            <w:r w:rsidR="00213F48">
              <w:rPr>
                <w:noProof/>
                <w:webHidden/>
              </w:rPr>
              <w:t>22</w:t>
            </w:r>
          </w:ins>
          <w:del w:id="106" w:author="614n" w:date="2013-02-10T19:13:00Z">
            <w:r w:rsidR="00CC7146" w:rsidDel="00416A0F">
              <w:rPr>
                <w:noProof/>
                <w:webHidden/>
              </w:rPr>
              <w:delText>21</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"_Toc342249982" </w:instrText>
          </w:r>
          <w:r>
            <w:rPr>
              <w:noProof/>
            </w:rPr>
            <w:fldChar w:fldCharType="separate"/>
          </w:r>
          <w:r w:rsidR="00416FCB" w:rsidRPr="003D7FD4">
            <w:rPr>
              <w:rStyle w:val="Hipervnculo"/>
              <w:rFonts w:cstheme="minorHAnsi"/>
              <w:noProof/>
              <w:lang w:val="es-ES_tradnl" w:eastAsia="ja-JP"/>
            </w:rPr>
            <w:t>3.1.4.</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Requisitos no Funcionales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_Toc342249982 \h </w:instrText>
          </w:r>
          <w:r w:rsidR="00416FCB" w:rsidRPr="003D7FD4">
            <w:rPr>
              <w:noProof/>
              <w:webHidden/>
            </w:rPr>
          </w:r>
          <w:r w:rsidR="00416FCB" w:rsidRPr="003D7FD4">
            <w:rPr>
              <w:noProof/>
              <w:webHidden/>
            </w:rPr>
            <w:fldChar w:fldCharType="separate"/>
          </w:r>
          <w:ins w:id="107" w:author="614n" w:date="2013-04-03T22:05:00Z">
            <w:r w:rsidR="00213F48">
              <w:rPr>
                <w:noProof/>
                <w:webHidden/>
              </w:rPr>
              <w:t>24</w:t>
            </w:r>
          </w:ins>
          <w:del w:id="108" w:author="614n" w:date="2013-02-10T19:13:00Z">
            <w:r w:rsidR="00CC7146" w:rsidDel="00416A0F">
              <w:rPr>
                <w:noProof/>
                <w:webHidden/>
              </w:rPr>
              <w:delText>23</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"_Toc342249983" </w:instrText>
          </w:r>
          <w:r>
            <w:rPr>
              <w:noProof/>
            </w:rPr>
            <w:fldChar w:fldCharType="separate"/>
          </w:r>
          <w:r w:rsidR="00416FCB" w:rsidRPr="003D7FD4">
            <w:rPr>
              <w:rStyle w:val="Hipervnculo"/>
              <w:noProof/>
              <w:lang w:val="es-PE"/>
            </w:rPr>
            <w:t>3.2.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Análisis de la solución</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_Toc342249983 \h </w:instrText>
          </w:r>
          <w:r w:rsidR="00416FCB" w:rsidRPr="003D7FD4">
            <w:rPr>
              <w:noProof/>
              <w:webHidden/>
            </w:rPr>
          </w:r>
          <w:r w:rsidR="00416FCB" w:rsidRPr="003D7FD4">
            <w:rPr>
              <w:noProof/>
              <w:webHidden/>
            </w:rPr>
            <w:fldChar w:fldCharType="separate"/>
          </w:r>
          <w:ins w:id="109" w:author="614n" w:date="2013-04-03T22:05:00Z">
            <w:r w:rsidR="00213F48">
              <w:rPr>
                <w:noProof/>
                <w:webHidden/>
              </w:rPr>
              <w:t>24</w:t>
            </w:r>
          </w:ins>
          <w:del w:id="110" w:author="614n" w:date="2013-02-10T19:13:00Z">
            <w:r w:rsidR="00CC7146" w:rsidDel="00416A0F">
              <w:rPr>
                <w:noProof/>
                <w:webHidden/>
              </w:rPr>
              <w:delText>23</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"_Toc342249984" </w:instrText>
          </w:r>
          <w:r>
            <w:rPr>
              <w:noProof/>
            </w:rPr>
            <w:fldChar w:fldCharType="separate"/>
          </w:r>
          <w:r w:rsidR="00416FCB" w:rsidRPr="003D7FD4">
            <w:rPr>
              <w:rStyle w:val="Hipervnculo"/>
              <w:rFonts w:cstheme="minorHAnsi"/>
              <w:noProof/>
              <w:lang w:val="es-ES_tradnl" w:eastAsia="ja-JP"/>
            </w:rPr>
            <w:t>3.2.1.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Casos de uso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_Toc342249984 \h </w:instrText>
          </w:r>
          <w:r w:rsidR="00416FCB" w:rsidRPr="003D7FD4">
            <w:rPr>
              <w:noProof/>
              <w:webHidden/>
            </w:rPr>
          </w:r>
          <w:r w:rsidR="00416FCB" w:rsidRPr="003D7FD4">
            <w:rPr>
              <w:noProof/>
              <w:webHidden/>
            </w:rPr>
            <w:fldChar w:fldCharType="separate"/>
          </w:r>
          <w:ins w:id="111" w:author="614n" w:date="2013-04-03T22:05:00Z">
            <w:r w:rsidR="00213F48">
              <w:rPr>
                <w:noProof/>
                <w:webHidden/>
              </w:rPr>
              <w:t>24</w:t>
            </w:r>
          </w:ins>
          <w:del w:id="112" w:author="614n" w:date="2013-02-10T19:13:00Z">
            <w:r w:rsidR="00CC7146" w:rsidDel="00416A0F">
              <w:rPr>
                <w:noProof/>
                <w:webHidden/>
              </w:rPr>
              <w:delText>23</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"_Toc342249985" </w:instrText>
          </w:r>
          <w:r>
            <w:rPr>
              <w:noProof/>
            </w:rPr>
            <w:fldChar w:fldCharType="separate"/>
          </w:r>
          <w:r w:rsidR="00416FCB" w:rsidRPr="003D7FD4">
            <w:rPr>
              <w:rStyle w:val="Hipervnculo"/>
              <w:rFonts w:cstheme="minorHAnsi"/>
              <w:noProof/>
              <w:lang w:val="es-ES_tradnl" w:eastAsia="ja-JP"/>
            </w:rPr>
            <w:t>3.2.2.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Matriz de Trazabilidad</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_Toc342249985 \h </w:instrText>
          </w:r>
          <w:r w:rsidR="00416FCB" w:rsidRPr="003D7FD4">
            <w:rPr>
              <w:noProof/>
              <w:webHidden/>
            </w:rPr>
          </w:r>
          <w:r w:rsidR="00416FCB" w:rsidRPr="003D7FD4">
            <w:rPr>
              <w:noProof/>
              <w:webHidden/>
            </w:rPr>
            <w:fldChar w:fldCharType="separate"/>
          </w:r>
          <w:ins w:id="113" w:author="614n" w:date="2013-04-03T22:05:00Z">
            <w:r w:rsidR="00213F48">
              <w:rPr>
                <w:noProof/>
                <w:webHidden/>
              </w:rPr>
              <w:t>27</w:t>
            </w:r>
          </w:ins>
          <w:del w:id="114" w:author="614n" w:date="2013-02-10T19:13:00Z">
            <w:r w:rsidR="00CC7146" w:rsidDel="00416A0F">
              <w:rPr>
                <w:noProof/>
                <w:webHidden/>
              </w:rPr>
              <w:delText>26</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"_Toc342249986" </w:instrText>
          </w:r>
          <w:r>
            <w:rPr>
              <w:noProof/>
            </w:rPr>
            <w:fldChar w:fldCharType="separate"/>
          </w:r>
          <w:r w:rsidR="00416FCB" w:rsidRPr="003D7FD4">
            <w:rPr>
              <w:rStyle w:val="Hipervnculo"/>
              <w:rFonts w:cstheme="minorHAnsi"/>
              <w:noProof/>
              <w:lang w:val="es-ES_tradnl" w:eastAsia="ja-JP"/>
            </w:rPr>
            <w:t>3.2.3.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Diagrama de Clases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_Toc342249986 \h </w:instrText>
          </w:r>
          <w:r w:rsidR="00416FCB" w:rsidRPr="003D7FD4">
            <w:rPr>
              <w:noProof/>
              <w:webHidden/>
            </w:rPr>
          </w:r>
          <w:r w:rsidR="00416FCB" w:rsidRPr="003D7FD4">
            <w:rPr>
              <w:noProof/>
              <w:webHidden/>
            </w:rPr>
            <w:fldChar w:fldCharType="separate"/>
          </w:r>
          <w:ins w:id="115" w:author="614n" w:date="2013-04-03T22:05:00Z">
            <w:r w:rsidR="00213F48">
              <w:rPr>
                <w:noProof/>
                <w:webHidden/>
              </w:rPr>
              <w:t>28</w:t>
            </w:r>
          </w:ins>
          <w:del w:id="116" w:author="614n" w:date="2013-02-10T19:13:00Z">
            <w:r w:rsidR="00CC7146" w:rsidDel="00416A0F">
              <w:rPr>
                <w:noProof/>
                <w:webHidden/>
              </w:rPr>
              <w:delText>27</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"_Toc342249987" </w:instrText>
          </w:r>
          <w:r>
            <w:rPr>
              <w:noProof/>
            </w:rPr>
            <w:fldChar w:fldCharType="separate"/>
          </w:r>
          <w:r w:rsidR="00416FCB" w:rsidRPr="003D7FD4">
            <w:rPr>
              <w:rStyle w:val="Hipervnculo"/>
              <w:rFonts w:cstheme="minorHAnsi"/>
              <w:noProof/>
              <w:lang w:val="es-ES_tradnl" w:eastAsia="ja-JP"/>
            </w:rPr>
            <w:t>3.2.4.</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Prototipos de interfaz</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_Toc342249987 \h </w:instrText>
          </w:r>
          <w:r w:rsidR="00416FCB" w:rsidRPr="003D7FD4">
            <w:rPr>
              <w:noProof/>
              <w:webHidden/>
            </w:rPr>
          </w:r>
          <w:r w:rsidR="00416FCB" w:rsidRPr="003D7FD4">
            <w:rPr>
              <w:noProof/>
              <w:webHidden/>
            </w:rPr>
            <w:fldChar w:fldCharType="separate"/>
          </w:r>
          <w:ins w:id="117" w:author="614n" w:date="2013-04-03T22:05:00Z">
            <w:r w:rsidR="00213F48">
              <w:rPr>
                <w:noProof/>
                <w:webHidden/>
              </w:rPr>
              <w:t>29</w:t>
            </w:r>
          </w:ins>
          <w:del w:id="118" w:author="614n" w:date="2013-02-10T19:13:00Z">
            <w:r w:rsidR="00CC7146" w:rsidDel="00416A0F">
              <w:rPr>
                <w:noProof/>
                <w:webHidden/>
              </w:rPr>
              <w:delText>28</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"_Toc342249988" </w:instrText>
          </w:r>
          <w:r>
            <w:rPr>
              <w:noProof/>
            </w:rPr>
            <w:fldChar w:fldCharType="separate"/>
          </w:r>
          <w:r w:rsidR="00416FCB" w:rsidRPr="003D7FD4">
            <w:rPr>
              <w:rStyle w:val="Hipervnculo"/>
              <w:rFonts w:cstheme="minorHAnsi"/>
              <w:noProof/>
              <w:lang w:val="es-ES_tradnl" w:eastAsia="ja-JP"/>
            </w:rPr>
            <w:t>3.2.5.</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Diagrama de estados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_Toc342249988 \h </w:instrText>
          </w:r>
          <w:r w:rsidR="00416FCB" w:rsidRPr="003D7FD4">
            <w:rPr>
              <w:noProof/>
              <w:webHidden/>
            </w:rPr>
          </w:r>
          <w:r w:rsidR="00416FCB" w:rsidRPr="003D7FD4">
            <w:rPr>
              <w:noProof/>
              <w:webHidden/>
            </w:rPr>
            <w:fldChar w:fldCharType="separate"/>
          </w:r>
          <w:ins w:id="119" w:author="614n" w:date="2013-04-03T22:05:00Z">
            <w:r w:rsidR="00213F48">
              <w:rPr>
                <w:noProof/>
                <w:webHidden/>
              </w:rPr>
              <w:t>29</w:t>
            </w:r>
          </w:ins>
          <w:del w:id="120" w:author="614n" w:date="2013-02-10T19:13:00Z">
            <w:r w:rsidR="00CC7146" w:rsidDel="00416A0F">
              <w:rPr>
                <w:noProof/>
                <w:webHidden/>
              </w:rPr>
              <w:delText>28</w:delText>
            </w:r>
          </w:del>
          <w:r w:rsidR="00416FCB" w:rsidRPr="003D7FD4">
            <w:rPr>
              <w:noProof/>
              <w:webHidden/>
            </w:rPr>
            <w:fldChar w:fldCharType="end"/>
          </w:r>
          <w:r>
            <w:rPr>
              <w:noProof/>
            </w:rPr>
            <w:fldChar w:fldCharType="end"/>
          </w:r>
        </w:p>
        <w:p w:rsidR="00416FCB" w:rsidRPr="003D7FD4" w:rsidRDefault="006F5DB6">
          <w:pPr>
            <w:pStyle w:val="TDC1"/>
            <w:tabs>
              <w:tab w:val="left" w:pos="40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"_Toc342249989" </w:instrText>
          </w:r>
          <w:r>
            <w:rPr>
              <w:noProof/>
            </w:rPr>
            <w:fldChar w:fldCharType="separate"/>
          </w:r>
          <w:r w:rsidR="00416FCB" w:rsidRPr="003D7FD4">
            <w:rPr>
              <w:rStyle w:val="Hipervnculo"/>
              <w:noProof/>
              <w:lang w:eastAsia="ja-JP"/>
            </w:rPr>
            <w:t>4.</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4: Diseño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_Toc342249989 \h </w:instrText>
          </w:r>
          <w:r w:rsidR="00416FCB" w:rsidRPr="003D7FD4">
            <w:rPr>
              <w:noProof/>
              <w:webHidden/>
            </w:rPr>
          </w:r>
          <w:r w:rsidR="00416FCB" w:rsidRPr="003D7FD4">
            <w:rPr>
              <w:noProof/>
              <w:webHidden/>
            </w:rPr>
            <w:fldChar w:fldCharType="separate"/>
          </w:r>
          <w:ins w:id="121" w:author="614n" w:date="2013-04-03T22:05:00Z">
            <w:r w:rsidR="00213F48">
              <w:rPr>
                <w:noProof/>
                <w:webHidden/>
              </w:rPr>
              <w:t>31</w:t>
            </w:r>
          </w:ins>
          <w:del w:id="122" w:author="614n" w:date="2013-02-10T19:13:00Z">
            <w:r w:rsidR="00CC7146" w:rsidDel="00416A0F">
              <w:rPr>
                <w:noProof/>
                <w:webHidden/>
              </w:rPr>
              <w:delText>30</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"_Toc342249990" </w:instrText>
          </w:r>
          <w:r>
            <w:rPr>
              <w:noProof/>
            </w:rPr>
            <w:fldChar w:fldCharType="separate"/>
          </w:r>
          <w:r w:rsidR="00416FCB" w:rsidRPr="003D7FD4">
            <w:rPr>
              <w:rStyle w:val="Hipervnculo"/>
              <w:noProof/>
              <w:lang w:val="es-PE"/>
            </w:rPr>
            <w:t>4.1.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Arquitectura del sistema</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_Toc342249990 \h </w:instrText>
          </w:r>
          <w:r w:rsidR="00416FCB" w:rsidRPr="003D7FD4">
            <w:rPr>
              <w:noProof/>
              <w:webHidden/>
            </w:rPr>
          </w:r>
          <w:r w:rsidR="00416FCB" w:rsidRPr="003D7FD4">
            <w:rPr>
              <w:noProof/>
              <w:webHidden/>
            </w:rPr>
            <w:fldChar w:fldCharType="separate"/>
          </w:r>
          <w:ins w:id="123" w:author="614n" w:date="2013-04-03T22:05:00Z">
            <w:r w:rsidR="00213F48">
              <w:rPr>
                <w:noProof/>
                <w:webHidden/>
              </w:rPr>
              <w:t>31</w:t>
            </w:r>
          </w:ins>
          <w:del w:id="124" w:author="614n" w:date="2013-02-10T19:13:00Z">
            <w:r w:rsidR="00CC7146" w:rsidDel="00416A0F">
              <w:rPr>
                <w:noProof/>
                <w:webHidden/>
              </w:rPr>
              <w:delText>30</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"_Toc342249991" </w:instrText>
          </w:r>
          <w:r>
            <w:rPr>
              <w:noProof/>
            </w:rPr>
            <w:fldChar w:fldCharType="separate"/>
          </w:r>
          <w:r w:rsidR="00416FCB" w:rsidRPr="003D7FD4">
            <w:rPr>
              <w:rStyle w:val="Hipervnculo"/>
              <w:noProof/>
              <w:lang w:val="es-PE"/>
            </w:rPr>
            <w:t>4.2.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Diagramas de Secuencia</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_Toc342249991 \h </w:instrText>
          </w:r>
          <w:r w:rsidR="00416FCB" w:rsidRPr="003D7FD4">
            <w:rPr>
              <w:noProof/>
              <w:webHidden/>
            </w:rPr>
          </w:r>
          <w:r w:rsidR="00416FCB" w:rsidRPr="003D7FD4">
            <w:rPr>
              <w:noProof/>
              <w:webHidden/>
            </w:rPr>
            <w:fldChar w:fldCharType="separate"/>
          </w:r>
          <w:ins w:id="125" w:author="614n" w:date="2013-04-03T22:05:00Z">
            <w:r w:rsidR="00213F48">
              <w:rPr>
                <w:noProof/>
                <w:webHidden/>
              </w:rPr>
              <w:t>32</w:t>
            </w:r>
          </w:ins>
          <w:del w:id="126" w:author="614n" w:date="2013-02-10T19:13:00Z">
            <w:r w:rsidR="00CC7146" w:rsidDel="00416A0F">
              <w:rPr>
                <w:noProof/>
                <w:webHidden/>
              </w:rPr>
              <w:delText>31</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"_Toc342249992" </w:instrText>
          </w:r>
          <w:r>
            <w:rPr>
              <w:noProof/>
            </w:rPr>
            <w:fldChar w:fldCharType="separate"/>
          </w:r>
          <w:r w:rsidR="00416FCB" w:rsidRPr="003D7FD4">
            <w:rPr>
              <w:rStyle w:val="Hipervnculo"/>
              <w:noProof/>
              <w:lang w:val="es-PE"/>
            </w:rPr>
            <w:t>4.3.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Modelo físico de datos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_Toc342249992 \h </w:instrText>
          </w:r>
          <w:r w:rsidR="00416FCB" w:rsidRPr="003D7FD4">
            <w:rPr>
              <w:noProof/>
              <w:webHidden/>
            </w:rPr>
          </w:r>
          <w:r w:rsidR="00416FCB" w:rsidRPr="003D7FD4">
            <w:rPr>
              <w:noProof/>
              <w:webHidden/>
            </w:rPr>
            <w:fldChar w:fldCharType="separate"/>
          </w:r>
          <w:ins w:id="127" w:author="614n" w:date="2013-04-03T22:05:00Z">
            <w:r w:rsidR="00213F48">
              <w:rPr>
                <w:noProof/>
                <w:webHidden/>
              </w:rPr>
              <w:t>32</w:t>
            </w:r>
          </w:ins>
          <w:del w:id="128" w:author="614n" w:date="2013-02-10T19:13:00Z">
            <w:r w:rsidR="00CC7146" w:rsidDel="00416A0F">
              <w:rPr>
                <w:noProof/>
                <w:webHidden/>
              </w:rPr>
              <w:delText>31</w:delText>
            </w:r>
          </w:del>
          <w:r w:rsidR="00416FCB" w:rsidRPr="003D7FD4">
            <w:rPr>
              <w:noProof/>
              <w:webHidden/>
            </w:rPr>
            <w:fldChar w:fldCharType="end"/>
          </w:r>
          <w:r>
            <w:rPr>
              <w:noProof/>
            </w:rPr>
            <w:fldChar w:fldCharType="end"/>
          </w:r>
        </w:p>
        <w:p w:rsidR="00416FCB" w:rsidRPr="003D7FD4" w:rsidRDefault="006F5DB6">
          <w:pPr>
            <w:pStyle w:val="TDC1"/>
            <w:tabs>
              <w:tab w:val="left" w:pos="40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"_Toc342249993" </w:instrText>
          </w:r>
          <w:r>
            <w:rPr>
              <w:noProof/>
            </w:rPr>
            <w:fldChar w:fldCharType="separate"/>
          </w:r>
          <w:r w:rsidR="00416FCB" w:rsidRPr="003D7FD4">
            <w:rPr>
              <w:rStyle w:val="Hipervnculo"/>
              <w:noProof/>
              <w:lang w:val="es-PE"/>
            </w:rPr>
            <w:t>5.</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5: Construcción</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_Toc342249993 \h </w:instrText>
          </w:r>
          <w:r w:rsidR="00416FCB" w:rsidRPr="003D7FD4">
            <w:rPr>
              <w:noProof/>
              <w:webHidden/>
            </w:rPr>
          </w:r>
          <w:r w:rsidR="00416FCB" w:rsidRPr="003D7FD4">
            <w:rPr>
              <w:noProof/>
              <w:webHidden/>
            </w:rPr>
            <w:fldChar w:fldCharType="separate"/>
          </w:r>
          <w:ins w:id="129" w:author="614n" w:date="2013-04-03T22:05:00Z">
            <w:r w:rsidR="00213F48">
              <w:rPr>
                <w:noProof/>
                <w:webHidden/>
              </w:rPr>
              <w:t>34</w:t>
            </w:r>
          </w:ins>
          <w:del w:id="130" w:author="614n" w:date="2013-02-10T19:13:00Z">
            <w:r w:rsidR="00CC7146" w:rsidDel="00416A0F">
              <w:rPr>
                <w:noProof/>
                <w:webHidden/>
              </w:rPr>
              <w:delText>33</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"_Toc342249994" </w:instrText>
          </w:r>
          <w:r>
            <w:rPr>
              <w:noProof/>
            </w:rPr>
            <w:fldChar w:fldCharType="separate"/>
          </w:r>
          <w:r w:rsidR="00416FCB" w:rsidRPr="003D7FD4">
            <w:rPr>
              <w:rStyle w:val="Hipervnculo"/>
              <w:noProof/>
              <w:lang w:val="es-PE"/>
            </w:rPr>
            <w:t>5.1.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Construcción</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_Toc342249994 \h </w:instrText>
          </w:r>
          <w:r w:rsidR="00416FCB" w:rsidRPr="003D7FD4">
            <w:rPr>
              <w:noProof/>
              <w:webHidden/>
            </w:rPr>
          </w:r>
          <w:r w:rsidR="00416FCB" w:rsidRPr="003D7FD4">
            <w:rPr>
              <w:noProof/>
              <w:webHidden/>
            </w:rPr>
            <w:fldChar w:fldCharType="separate"/>
          </w:r>
          <w:ins w:id="131" w:author="614n" w:date="2013-04-03T22:05:00Z">
            <w:r w:rsidR="00213F48">
              <w:rPr>
                <w:noProof/>
                <w:webHidden/>
              </w:rPr>
              <w:t>34</w:t>
            </w:r>
          </w:ins>
          <w:del w:id="132" w:author="614n" w:date="2013-02-10T19:13:00Z">
            <w:r w:rsidR="00CC7146" w:rsidDel="00416A0F">
              <w:rPr>
                <w:noProof/>
                <w:webHidden/>
              </w:rPr>
              <w:delText>33</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"_Toc342249995" </w:instrText>
          </w:r>
          <w:r>
            <w:rPr>
              <w:noProof/>
            </w:rPr>
            <w:fldChar w:fldCharType="separate"/>
          </w:r>
          <w:r w:rsidR="00416FCB" w:rsidRPr="003D7FD4">
            <w:rPr>
              <w:rStyle w:val="Hipervnculo"/>
              <w:rFonts w:cstheme="minorHAnsi"/>
              <w:noProof/>
              <w:lang w:val="es-ES_tradnl" w:eastAsia="ja-JP"/>
            </w:rPr>
            <w:t>5.1.1.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Módulos del sistema</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_Toc342249995 \h </w:instrText>
          </w:r>
          <w:r w:rsidR="00416FCB" w:rsidRPr="003D7FD4">
            <w:rPr>
              <w:noProof/>
              <w:webHidden/>
            </w:rPr>
          </w:r>
          <w:r w:rsidR="00416FCB" w:rsidRPr="003D7FD4">
            <w:rPr>
              <w:noProof/>
              <w:webHidden/>
            </w:rPr>
            <w:fldChar w:fldCharType="separate"/>
          </w:r>
          <w:ins w:id="133" w:author="614n" w:date="2013-04-03T22:05:00Z">
            <w:r w:rsidR="00213F48">
              <w:rPr>
                <w:noProof/>
                <w:webHidden/>
              </w:rPr>
              <w:t>34</w:t>
            </w:r>
          </w:ins>
          <w:del w:id="134" w:author="614n" w:date="2013-02-10T19:13:00Z">
            <w:r w:rsidR="00CC7146" w:rsidDel="00416A0F">
              <w:rPr>
                <w:noProof/>
                <w:webHidden/>
              </w:rPr>
              <w:delText>33</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"_Toc342249996" </w:instrText>
          </w:r>
          <w:r>
            <w:rPr>
              <w:noProof/>
            </w:rPr>
            <w:fldChar w:fldCharType="separate"/>
          </w:r>
          <w:r w:rsidR="00416FCB" w:rsidRPr="003D7FD4">
            <w:rPr>
              <w:rStyle w:val="Hipervnculo"/>
              <w:rFonts w:cstheme="minorHAnsi"/>
              <w:noProof/>
              <w:lang w:val="es-ES_tradnl" w:eastAsia="ja-JP"/>
            </w:rPr>
            <w:t>5.1.2.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Herramientas para el diseño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_Toc342249996 \h </w:instrText>
          </w:r>
          <w:r w:rsidR="00416FCB" w:rsidRPr="003D7FD4">
            <w:rPr>
              <w:noProof/>
              <w:webHidden/>
            </w:rPr>
          </w:r>
          <w:r w:rsidR="00416FCB" w:rsidRPr="003D7FD4">
            <w:rPr>
              <w:noProof/>
              <w:webHidden/>
            </w:rPr>
            <w:fldChar w:fldCharType="separate"/>
          </w:r>
          <w:ins w:id="135" w:author="614n" w:date="2013-04-03T22:05:00Z">
            <w:r w:rsidR="00213F48">
              <w:rPr>
                <w:noProof/>
                <w:webHidden/>
              </w:rPr>
              <w:t>34</w:t>
            </w:r>
          </w:ins>
          <w:del w:id="136" w:author="614n" w:date="2013-02-10T19:13:00Z">
            <w:r w:rsidR="00CC7146" w:rsidDel="00416A0F">
              <w:rPr>
                <w:noProof/>
                <w:webHidden/>
              </w:rPr>
              <w:delText>33</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"_Toc342249997" </w:instrText>
          </w:r>
          <w:r>
            <w:rPr>
              <w:noProof/>
            </w:rPr>
            <w:fldChar w:fldCharType="separate"/>
          </w:r>
          <w:r w:rsidR="00416FCB" w:rsidRPr="003D7FD4">
            <w:rPr>
              <w:rStyle w:val="Hipervnculo"/>
              <w:noProof/>
              <w:lang w:val="es-PE"/>
            </w:rPr>
            <w:t>5.2.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Plan de Pruebas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_Toc342249997 \h </w:instrText>
          </w:r>
          <w:r w:rsidR="00416FCB" w:rsidRPr="003D7FD4">
            <w:rPr>
              <w:noProof/>
              <w:webHidden/>
            </w:rPr>
          </w:r>
          <w:r w:rsidR="00416FCB" w:rsidRPr="003D7FD4">
            <w:rPr>
              <w:noProof/>
              <w:webHidden/>
            </w:rPr>
            <w:fldChar w:fldCharType="separate"/>
          </w:r>
          <w:ins w:id="137" w:author="614n" w:date="2013-04-03T22:05:00Z">
            <w:r w:rsidR="00213F48">
              <w:rPr>
                <w:noProof/>
                <w:webHidden/>
              </w:rPr>
              <w:t>34</w:t>
            </w:r>
          </w:ins>
          <w:del w:id="138" w:author="614n" w:date="2013-02-10T19:13:00Z">
            <w:r w:rsidR="00CC7146" w:rsidDel="00416A0F">
              <w:rPr>
                <w:noProof/>
                <w:webHidden/>
              </w:rPr>
              <w:delText>33</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lastRenderedPageBreak/>
            <w:fldChar w:fldCharType="begin"/>
          </w:r>
          <w:r>
            <w:rPr>
              <w:noProof/>
            </w:rPr>
            <w:instrText xml:space="preserve"> HYPERLINK \l "_Toc342249998" </w:instrText>
          </w:r>
          <w:r>
            <w:rPr>
              <w:noProof/>
            </w:rPr>
            <w:fldChar w:fldCharType="separate"/>
          </w:r>
          <w:r w:rsidR="00416FCB" w:rsidRPr="003D7FD4">
            <w:rPr>
              <w:rStyle w:val="Hipervnculo"/>
              <w:rFonts w:cstheme="minorHAnsi"/>
              <w:noProof/>
              <w:lang w:val="es-ES_tradnl" w:eastAsia="ja-JP"/>
            </w:rPr>
            <w:t>5.2.1.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Requisitos de prueba</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_Toc342249998 \h </w:instrText>
          </w:r>
          <w:r w:rsidR="00416FCB" w:rsidRPr="003D7FD4">
            <w:rPr>
              <w:noProof/>
              <w:webHidden/>
            </w:rPr>
          </w:r>
          <w:r w:rsidR="00416FCB" w:rsidRPr="003D7FD4">
            <w:rPr>
              <w:noProof/>
              <w:webHidden/>
            </w:rPr>
            <w:fldChar w:fldCharType="separate"/>
          </w:r>
          <w:ins w:id="139" w:author="614n" w:date="2013-04-03T22:05:00Z">
            <w:r w:rsidR="00213F48">
              <w:rPr>
                <w:noProof/>
                <w:webHidden/>
              </w:rPr>
              <w:t>35</w:t>
            </w:r>
          </w:ins>
          <w:del w:id="140" w:author="614n" w:date="2013-02-10T19:13:00Z">
            <w:r w:rsidR="00CC7146" w:rsidDel="00416A0F">
              <w:rPr>
                <w:noProof/>
                <w:webHidden/>
              </w:rPr>
              <w:delText>34</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"_Toc342249999" </w:instrText>
          </w:r>
          <w:r>
            <w:rPr>
              <w:noProof/>
            </w:rPr>
            <w:fldChar w:fldCharType="separate"/>
          </w:r>
          <w:r w:rsidR="00416FCB" w:rsidRPr="003D7FD4">
            <w:rPr>
              <w:rStyle w:val="Hipervnculo"/>
              <w:rFonts w:cstheme="minorHAnsi"/>
              <w:noProof/>
              <w:lang w:val="es-ES_tradnl" w:eastAsia="ja-JP"/>
            </w:rPr>
            <w:t>5.2.2.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Estrategias de pruebas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_Toc342249999 \h </w:instrText>
          </w:r>
          <w:r w:rsidR="00416FCB" w:rsidRPr="003D7FD4">
            <w:rPr>
              <w:noProof/>
              <w:webHidden/>
            </w:rPr>
          </w:r>
          <w:r w:rsidR="00416FCB" w:rsidRPr="003D7FD4">
            <w:rPr>
              <w:noProof/>
              <w:webHidden/>
            </w:rPr>
            <w:fldChar w:fldCharType="separate"/>
          </w:r>
          <w:ins w:id="141" w:author="614n" w:date="2013-04-03T22:05:00Z">
            <w:r w:rsidR="00213F48">
              <w:rPr>
                <w:noProof/>
                <w:webHidden/>
              </w:rPr>
              <w:t>35</w:t>
            </w:r>
          </w:ins>
          <w:del w:id="142" w:author="614n" w:date="2013-02-10T19:13:00Z">
            <w:r w:rsidR="00CC7146" w:rsidDel="00416A0F">
              <w:rPr>
                <w:noProof/>
                <w:webHidden/>
              </w:rPr>
              <w:delText>34</w:delText>
            </w:r>
          </w:del>
          <w:r w:rsidR="00416FCB" w:rsidRPr="003D7FD4">
            <w:rPr>
              <w:noProof/>
              <w:webHidden/>
            </w:rPr>
            <w:fldChar w:fldCharType="end"/>
          </w:r>
          <w:r>
            <w:rPr>
              <w:noProof/>
            </w:rPr>
            <w:fldChar w:fldCharType="end"/>
          </w:r>
        </w:p>
        <w:p w:rsidR="00416FCB" w:rsidRPr="003D7FD4" w:rsidRDefault="006F5DB6">
          <w:pPr>
            <w:pStyle w:val="TDC1"/>
            <w:tabs>
              <w:tab w:val="left" w:pos="40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"_Toc342250000" </w:instrText>
          </w:r>
          <w:r>
            <w:rPr>
              <w:noProof/>
            </w:rPr>
            <w:fldChar w:fldCharType="separate"/>
          </w:r>
          <w:r w:rsidR="00416FCB" w:rsidRPr="003D7FD4">
            <w:rPr>
              <w:rStyle w:val="Hipervnculo"/>
              <w:noProof/>
              <w:lang w:val="es-PE"/>
            </w:rPr>
            <w:t>6.</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6: Observaciones, conclusiones y recomendaciones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_Toc342250000 \h </w:instrText>
          </w:r>
          <w:r w:rsidR="00416FCB" w:rsidRPr="003D7FD4">
            <w:rPr>
              <w:noProof/>
              <w:webHidden/>
            </w:rPr>
          </w:r>
          <w:r w:rsidR="00416FCB" w:rsidRPr="003D7FD4">
            <w:rPr>
              <w:noProof/>
              <w:webHidden/>
            </w:rPr>
            <w:fldChar w:fldCharType="separate"/>
          </w:r>
          <w:ins w:id="143" w:author="614n" w:date="2013-04-03T22:05:00Z">
            <w:r w:rsidR="00213F48">
              <w:rPr>
                <w:noProof/>
                <w:webHidden/>
              </w:rPr>
              <w:t>36</w:t>
            </w:r>
          </w:ins>
          <w:del w:id="144" w:author="614n" w:date="2013-02-10T19:13:00Z">
            <w:r w:rsidR="00CC7146" w:rsidDel="00416A0F">
              <w:rPr>
                <w:noProof/>
                <w:webHidden/>
              </w:rPr>
              <w:delText>35</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"_Toc342250001" </w:instrText>
          </w:r>
          <w:r>
            <w:rPr>
              <w:noProof/>
            </w:rPr>
            <w:fldChar w:fldCharType="separate"/>
          </w:r>
          <w:r w:rsidR="00416FCB" w:rsidRPr="003D7FD4">
            <w:rPr>
              <w:rStyle w:val="Hipervnculo"/>
              <w:noProof/>
              <w:lang w:val="es-PE"/>
            </w:rPr>
            <w:t>6.1.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Observaciones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_Toc342250001 \h </w:instrText>
          </w:r>
          <w:r w:rsidR="00416FCB" w:rsidRPr="003D7FD4">
            <w:rPr>
              <w:noProof/>
              <w:webHidden/>
            </w:rPr>
          </w:r>
          <w:r w:rsidR="00416FCB" w:rsidRPr="003D7FD4">
            <w:rPr>
              <w:noProof/>
              <w:webHidden/>
            </w:rPr>
            <w:fldChar w:fldCharType="separate"/>
          </w:r>
          <w:ins w:id="145" w:author="614n" w:date="2013-04-03T22:05:00Z">
            <w:r w:rsidR="00213F48">
              <w:rPr>
                <w:noProof/>
                <w:webHidden/>
              </w:rPr>
              <w:t>36</w:t>
            </w:r>
          </w:ins>
          <w:del w:id="146" w:author="614n" w:date="2013-02-10T19:13:00Z">
            <w:r w:rsidR="00CC7146" w:rsidDel="00416A0F">
              <w:rPr>
                <w:noProof/>
                <w:webHidden/>
              </w:rPr>
              <w:delText>35</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"_Toc342250002" </w:instrText>
          </w:r>
          <w:r>
            <w:rPr>
              <w:noProof/>
            </w:rPr>
            <w:fldChar w:fldCharType="separate"/>
          </w:r>
          <w:r w:rsidR="00416FCB" w:rsidRPr="003D7FD4">
            <w:rPr>
              <w:rStyle w:val="Hipervnculo"/>
              <w:noProof/>
              <w:lang w:val="es-PE"/>
            </w:rPr>
            <w:t>6.2.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Conclusiones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_Toc342250002 \h </w:instrText>
          </w:r>
          <w:r w:rsidR="00416FCB" w:rsidRPr="003D7FD4">
            <w:rPr>
              <w:noProof/>
              <w:webHidden/>
            </w:rPr>
          </w:r>
          <w:r w:rsidR="00416FCB" w:rsidRPr="003D7FD4">
            <w:rPr>
              <w:noProof/>
              <w:webHidden/>
            </w:rPr>
            <w:fldChar w:fldCharType="separate"/>
          </w:r>
          <w:ins w:id="147" w:author="614n" w:date="2013-04-03T22:05:00Z">
            <w:r w:rsidR="00213F48">
              <w:rPr>
                <w:noProof/>
                <w:webHidden/>
              </w:rPr>
              <w:t>36</w:t>
            </w:r>
          </w:ins>
          <w:del w:id="148" w:author="614n" w:date="2013-02-10T19:13:00Z">
            <w:r w:rsidR="00CC7146" w:rsidDel="00416A0F">
              <w:rPr>
                <w:noProof/>
                <w:webHidden/>
              </w:rPr>
              <w:delText>35</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"_Toc342250003" </w:instrText>
          </w:r>
          <w:r>
            <w:rPr>
              <w:noProof/>
            </w:rPr>
            <w:fldChar w:fldCharType="separate"/>
          </w:r>
          <w:r w:rsidR="00416FCB" w:rsidRPr="003D7FD4">
            <w:rPr>
              <w:rStyle w:val="Hipervnculo"/>
              <w:noProof/>
              <w:lang w:val="es-PE"/>
            </w:rPr>
            <w:t>6.3.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Recomendaciones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_Toc342250003 \h </w:instrText>
          </w:r>
          <w:r w:rsidR="00416FCB" w:rsidRPr="003D7FD4">
            <w:rPr>
              <w:noProof/>
              <w:webHidden/>
            </w:rPr>
          </w:r>
          <w:r w:rsidR="00416FCB" w:rsidRPr="003D7FD4">
            <w:rPr>
              <w:noProof/>
              <w:webHidden/>
            </w:rPr>
            <w:fldChar w:fldCharType="separate"/>
          </w:r>
          <w:ins w:id="149" w:author="614n" w:date="2013-04-03T22:05:00Z">
            <w:r w:rsidR="00213F48">
              <w:rPr>
                <w:noProof/>
                <w:webHidden/>
              </w:rPr>
              <w:t>36</w:t>
            </w:r>
          </w:ins>
          <w:del w:id="150" w:author="614n" w:date="2013-02-10T19:13:00Z">
            <w:r w:rsidR="00CC7146" w:rsidDel="00416A0F">
              <w:rPr>
                <w:noProof/>
                <w:webHidden/>
              </w:rPr>
              <w:delText>35</w:delText>
            </w:r>
          </w:del>
          <w:r w:rsidR="00416FCB" w:rsidRPr="003D7FD4">
            <w:rPr>
              <w:noProof/>
              <w:webHidden/>
            </w:rPr>
            <w:fldChar w:fldCharType="end"/>
          </w:r>
          <w:r>
            <w:rPr>
              <w:noProof/>
            </w:rPr>
            <w:fldChar w:fldCharType="end"/>
          </w:r>
        </w:p>
        <w:p w:rsidR="00416FCB" w:rsidRPr="003D7FD4" w:rsidRDefault="006F5DB6">
          <w:pPr>
            <w:pStyle w:val="TDC1"/>
            <w:tabs>
              <w:tab w:val="left" w:pos="40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"_Toc342250004" </w:instrText>
          </w:r>
          <w:r>
            <w:rPr>
              <w:noProof/>
            </w:rPr>
            <w:fldChar w:fldCharType="separate"/>
          </w:r>
          <w:r w:rsidR="00416FCB" w:rsidRPr="003D7FD4">
            <w:rPr>
              <w:rStyle w:val="Hipervnculo"/>
              <w:noProof/>
              <w:lang w:val="es-PE"/>
            </w:rPr>
            <w:t>7.</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Referencias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_Toc342250004 \h </w:instrText>
          </w:r>
          <w:r w:rsidR="00416FCB" w:rsidRPr="003D7FD4">
            <w:rPr>
              <w:noProof/>
              <w:webHidden/>
            </w:rPr>
          </w:r>
          <w:r w:rsidR="00416FCB" w:rsidRPr="003D7FD4">
            <w:rPr>
              <w:noProof/>
              <w:webHidden/>
            </w:rPr>
            <w:fldChar w:fldCharType="separate"/>
          </w:r>
          <w:ins w:id="151" w:author="614n" w:date="2013-04-03T22:05:00Z">
            <w:r w:rsidR="00213F48">
              <w:rPr>
                <w:noProof/>
                <w:webHidden/>
              </w:rPr>
              <w:t>37</w:t>
            </w:r>
          </w:ins>
          <w:del w:id="152" w:author="614n" w:date="2013-02-10T19:13:00Z">
            <w:r w:rsidR="00CC7146" w:rsidDel="00416A0F">
              <w:rPr>
                <w:noProof/>
                <w:webHidden/>
              </w:rPr>
              <w:delText>36</w:delText>
            </w:r>
          </w:del>
          <w:r w:rsidR="00416FCB" w:rsidRPr="003D7FD4">
            <w:rPr>
              <w:noProof/>
              <w:webHidden/>
            </w:rPr>
            <w:fldChar w:fldCharType="end"/>
          </w:r>
          <w:r>
            <w:rPr>
              <w:noProof/>
            </w:rPr>
            <w:fldChar w:fldCharType="end"/>
          </w:r>
        </w:p>
        <w:p w:rsidR="004863F2" w:rsidRDefault="004863F2">
          <w:r w:rsidRPr="003D7FD4">
            <w:rPr>
              <w:bCs/>
            </w:rPr>
            <w:fldChar w:fldCharType="end"/>
          </w:r>
        </w:p>
      </w:sdtContent>
    </w:sdt>
    <w:p w:rsidR="000242FA" w:rsidRDefault="000242FA">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416FCB" w:rsidRDefault="00416FCB" w:rsidP="00416FCB">
      <w:pPr>
        <w:pStyle w:val="TtulodeTDC"/>
        <w:jc w:val="center"/>
        <w:rPr>
          <w:color w:val="auto"/>
          <w:lang w:val="es-ES"/>
        </w:rPr>
      </w:pPr>
      <w:r w:rsidRPr="00416FCB">
        <w:rPr>
          <w:color w:val="auto"/>
          <w:lang w:val="es-ES"/>
        </w:rPr>
        <w:lastRenderedPageBreak/>
        <w:t>Índice de Figuras y Tablas</w:t>
      </w:r>
    </w:p>
    <w:p w:rsidR="00375CB7" w:rsidRPr="00375CB7" w:rsidRDefault="00375CB7" w:rsidP="00375CB7">
      <w:pPr>
        <w:rPr>
          <w:lang w:eastAsia="es-PE"/>
        </w:rPr>
      </w:pPr>
    </w:p>
    <w:p w:rsidR="00375CB7" w:rsidRDefault="00C962B1">
      <w:pPr>
        <w:pStyle w:val="Tabladeilustraciones"/>
        <w:tabs>
          <w:tab w:val="right" w:leader="dot" w:pos="8211"/>
        </w:tabs>
        <w:rPr>
          <w:rFonts w:asciiTheme="minorHAnsi" w:eastAsiaTheme="minorEastAsia" w:hAnsiTheme="minorHAnsi" w:cstheme="minorBidi"/>
          <w:noProof/>
          <w:sz w:val="22"/>
          <w:szCs w:val="22"/>
          <w:lang w:val="es-PE" w:eastAsia="es-PE"/>
        </w:rPr>
      </w:pPr>
      <w:r>
        <w:rPr>
          <w:lang w:val="es-PE"/>
        </w:rPr>
        <w:fldChar w:fldCharType="begin"/>
      </w:r>
      <w:r>
        <w:rPr>
          <w:lang w:val="es-PE"/>
        </w:rPr>
        <w:instrText xml:space="preserve"> TOC \h \z \c "Figura" </w:instrText>
      </w:r>
      <w:r>
        <w:rPr>
          <w:lang w:val="es-PE"/>
        </w:rPr>
        <w:fldChar w:fldCharType="separate"/>
      </w:r>
      <w:hyperlink r:id="rId8" w:anchor="_Toc348197047" w:history="1">
        <w:r w:rsidR="00375CB7" w:rsidRPr="00A1165C">
          <w:rPr>
            <w:rStyle w:val="Hipervnculo"/>
            <w:noProof/>
          </w:rPr>
          <w:t>Figura 1.1: Estadística de INEI</w:t>
        </w:r>
        <w:r w:rsidR="00375CB7">
          <w:rPr>
            <w:noProof/>
            <w:webHidden/>
          </w:rPr>
          <w:tab/>
        </w:r>
        <w:r w:rsidR="00375CB7">
          <w:rPr>
            <w:noProof/>
            <w:webHidden/>
          </w:rPr>
          <w:fldChar w:fldCharType="begin"/>
        </w:r>
        <w:r w:rsidR="00375CB7">
          <w:rPr>
            <w:noProof/>
            <w:webHidden/>
          </w:rPr>
          <w:instrText xml:space="preserve"> PAGEREF _Toc348197047 \h </w:instrText>
        </w:r>
        <w:r w:rsidR="00375CB7">
          <w:rPr>
            <w:noProof/>
            <w:webHidden/>
          </w:rPr>
        </w:r>
        <w:r w:rsidR="00375CB7">
          <w:rPr>
            <w:noProof/>
            <w:webHidden/>
          </w:rPr>
          <w:fldChar w:fldCharType="separate"/>
        </w:r>
        <w:r w:rsidR="00213F48">
          <w:rPr>
            <w:noProof/>
            <w:webHidden/>
          </w:rPr>
          <w:t>6</w:t>
        </w:r>
        <w:r w:rsidR="00375CB7">
          <w:rPr>
            <w:noProof/>
            <w:webHidden/>
          </w:rPr>
          <w:fldChar w:fldCharType="end"/>
        </w:r>
      </w:hyperlink>
    </w:p>
    <w:p w:rsidR="00375CB7" w:rsidRDefault="009F23A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8197048" w:history="1">
        <w:r w:rsidR="00375CB7" w:rsidRPr="00A1165C">
          <w:rPr>
            <w:rStyle w:val="Hipervnculo"/>
            <w:noProof/>
          </w:rPr>
          <w:t>Figura 2.1: Sistema Starbucks</w:t>
        </w:r>
        <w:r w:rsidR="00375CB7">
          <w:rPr>
            <w:noProof/>
            <w:webHidden/>
          </w:rPr>
          <w:tab/>
        </w:r>
        <w:r w:rsidR="00375CB7">
          <w:rPr>
            <w:noProof/>
            <w:webHidden/>
          </w:rPr>
          <w:fldChar w:fldCharType="begin"/>
        </w:r>
        <w:r w:rsidR="00375CB7">
          <w:rPr>
            <w:noProof/>
            <w:webHidden/>
          </w:rPr>
          <w:instrText xml:space="preserve"> PAGEREF _Toc348197048 \h </w:instrText>
        </w:r>
        <w:r w:rsidR="00375CB7">
          <w:rPr>
            <w:noProof/>
            <w:webHidden/>
          </w:rPr>
        </w:r>
        <w:r w:rsidR="00375CB7">
          <w:rPr>
            <w:noProof/>
            <w:webHidden/>
          </w:rPr>
          <w:fldChar w:fldCharType="separate"/>
        </w:r>
        <w:r w:rsidR="00213F48">
          <w:rPr>
            <w:noProof/>
            <w:webHidden/>
          </w:rPr>
          <w:t>19</w:t>
        </w:r>
        <w:r w:rsidR="00375CB7">
          <w:rPr>
            <w:noProof/>
            <w:webHidden/>
          </w:rPr>
          <w:fldChar w:fldCharType="end"/>
        </w:r>
      </w:hyperlink>
    </w:p>
    <w:p w:rsidR="00375CB7" w:rsidRDefault="009F23A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8197049" w:history="1">
        <w:r w:rsidR="00375CB7" w:rsidRPr="00A1165C">
          <w:rPr>
            <w:rStyle w:val="Hipervnculo"/>
            <w:noProof/>
          </w:rPr>
          <w:t>Figura 2.2: Modulo de Ventas de Soft-Restaurant</w:t>
        </w:r>
        <w:r w:rsidR="00375CB7">
          <w:rPr>
            <w:noProof/>
            <w:webHidden/>
          </w:rPr>
          <w:tab/>
        </w:r>
        <w:r w:rsidR="00375CB7">
          <w:rPr>
            <w:noProof/>
            <w:webHidden/>
          </w:rPr>
          <w:fldChar w:fldCharType="begin"/>
        </w:r>
        <w:r w:rsidR="00375CB7">
          <w:rPr>
            <w:noProof/>
            <w:webHidden/>
          </w:rPr>
          <w:instrText xml:space="preserve"> PAGEREF _Toc348197049 \h </w:instrText>
        </w:r>
        <w:r w:rsidR="00375CB7">
          <w:rPr>
            <w:noProof/>
            <w:webHidden/>
          </w:rPr>
        </w:r>
        <w:r w:rsidR="00375CB7">
          <w:rPr>
            <w:noProof/>
            <w:webHidden/>
          </w:rPr>
          <w:fldChar w:fldCharType="separate"/>
        </w:r>
        <w:r w:rsidR="00213F48">
          <w:rPr>
            <w:noProof/>
            <w:webHidden/>
          </w:rPr>
          <w:t>20</w:t>
        </w:r>
        <w:r w:rsidR="00375CB7">
          <w:rPr>
            <w:noProof/>
            <w:webHidden/>
          </w:rPr>
          <w:fldChar w:fldCharType="end"/>
        </w:r>
      </w:hyperlink>
    </w:p>
    <w:p w:rsidR="00375CB7" w:rsidRDefault="009F23A1">
      <w:pPr>
        <w:pStyle w:val="Tabladeilustraciones"/>
        <w:tabs>
          <w:tab w:val="right" w:leader="dot" w:pos="8211"/>
        </w:tabs>
        <w:rPr>
          <w:rFonts w:asciiTheme="minorHAnsi" w:eastAsiaTheme="minorEastAsia" w:hAnsiTheme="minorHAnsi" w:cstheme="minorBidi"/>
          <w:noProof/>
          <w:sz w:val="22"/>
          <w:szCs w:val="22"/>
          <w:lang w:val="es-PE" w:eastAsia="es-PE"/>
        </w:rPr>
      </w:pPr>
      <w:hyperlink r:id="rId9" w:anchor="_Toc348197050" w:history="1">
        <w:r w:rsidR="00375CB7" w:rsidRPr="00A1165C">
          <w:rPr>
            <w:rStyle w:val="Hipervnculo"/>
            <w:noProof/>
          </w:rPr>
          <w:t>Figura 2.3: Modulo de ventas de Fast Food</w:t>
        </w:r>
        <w:r w:rsidR="00375CB7">
          <w:rPr>
            <w:noProof/>
            <w:webHidden/>
          </w:rPr>
          <w:tab/>
        </w:r>
        <w:r w:rsidR="00375CB7">
          <w:rPr>
            <w:noProof/>
            <w:webHidden/>
          </w:rPr>
          <w:fldChar w:fldCharType="begin"/>
        </w:r>
        <w:r w:rsidR="00375CB7">
          <w:rPr>
            <w:noProof/>
            <w:webHidden/>
          </w:rPr>
          <w:instrText xml:space="preserve"> PAGEREF _Toc348197050 \h </w:instrText>
        </w:r>
        <w:r w:rsidR="00375CB7">
          <w:rPr>
            <w:noProof/>
            <w:webHidden/>
          </w:rPr>
        </w:r>
        <w:r w:rsidR="00375CB7">
          <w:rPr>
            <w:noProof/>
            <w:webHidden/>
          </w:rPr>
          <w:fldChar w:fldCharType="separate"/>
        </w:r>
        <w:r w:rsidR="00213F48">
          <w:rPr>
            <w:noProof/>
            <w:webHidden/>
          </w:rPr>
          <w:t>20</w:t>
        </w:r>
        <w:r w:rsidR="00375CB7">
          <w:rPr>
            <w:noProof/>
            <w:webHidden/>
          </w:rPr>
          <w:fldChar w:fldCharType="end"/>
        </w:r>
      </w:hyperlink>
    </w:p>
    <w:p w:rsidR="00375CB7" w:rsidRDefault="009F23A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8197051" w:history="1">
        <w:r w:rsidR="00375CB7" w:rsidRPr="00A1165C">
          <w:rPr>
            <w:rStyle w:val="Hipervnculo"/>
            <w:noProof/>
          </w:rPr>
          <w:t>Figura 3.1: Diagrama de paquetes principal</w:t>
        </w:r>
        <w:r w:rsidR="00375CB7">
          <w:rPr>
            <w:noProof/>
            <w:webHidden/>
          </w:rPr>
          <w:tab/>
        </w:r>
        <w:r w:rsidR="00375CB7">
          <w:rPr>
            <w:noProof/>
            <w:webHidden/>
          </w:rPr>
          <w:fldChar w:fldCharType="begin"/>
        </w:r>
        <w:r w:rsidR="00375CB7">
          <w:rPr>
            <w:noProof/>
            <w:webHidden/>
          </w:rPr>
          <w:instrText xml:space="preserve"> PAGEREF _Toc348197051 \h </w:instrText>
        </w:r>
        <w:r w:rsidR="00375CB7">
          <w:rPr>
            <w:noProof/>
            <w:webHidden/>
          </w:rPr>
        </w:r>
        <w:r w:rsidR="00375CB7">
          <w:rPr>
            <w:noProof/>
            <w:webHidden/>
          </w:rPr>
          <w:fldChar w:fldCharType="separate"/>
        </w:r>
        <w:r w:rsidR="00213F48">
          <w:rPr>
            <w:noProof/>
            <w:webHidden/>
          </w:rPr>
          <w:t>25</w:t>
        </w:r>
        <w:r w:rsidR="00375CB7">
          <w:rPr>
            <w:noProof/>
            <w:webHidden/>
          </w:rPr>
          <w:fldChar w:fldCharType="end"/>
        </w:r>
      </w:hyperlink>
    </w:p>
    <w:p w:rsidR="00375CB7" w:rsidRDefault="009F23A1">
      <w:pPr>
        <w:pStyle w:val="Tabladeilustraciones"/>
        <w:tabs>
          <w:tab w:val="right" w:leader="dot" w:pos="8211"/>
        </w:tabs>
        <w:rPr>
          <w:rFonts w:asciiTheme="minorHAnsi" w:eastAsiaTheme="minorEastAsia" w:hAnsiTheme="minorHAnsi" w:cstheme="minorBidi"/>
          <w:noProof/>
          <w:sz w:val="22"/>
          <w:szCs w:val="22"/>
          <w:lang w:val="es-PE" w:eastAsia="es-PE"/>
        </w:rPr>
      </w:pPr>
      <w:hyperlink r:id="rId10" w:anchor="_Toc348197052" w:history="1">
        <w:r w:rsidR="00375CB7" w:rsidRPr="00A1165C">
          <w:rPr>
            <w:rStyle w:val="Hipervnculo"/>
            <w:noProof/>
          </w:rPr>
          <w:t>Figura 3.2: Diagrama de Clases</w:t>
        </w:r>
        <w:r w:rsidR="00375CB7">
          <w:rPr>
            <w:noProof/>
            <w:webHidden/>
          </w:rPr>
          <w:tab/>
        </w:r>
        <w:r w:rsidR="00375CB7">
          <w:rPr>
            <w:noProof/>
            <w:webHidden/>
          </w:rPr>
          <w:fldChar w:fldCharType="begin"/>
        </w:r>
        <w:r w:rsidR="00375CB7">
          <w:rPr>
            <w:noProof/>
            <w:webHidden/>
          </w:rPr>
          <w:instrText xml:space="preserve"> PAGEREF _Toc348197052 \h </w:instrText>
        </w:r>
        <w:r w:rsidR="00375CB7">
          <w:rPr>
            <w:noProof/>
            <w:webHidden/>
          </w:rPr>
        </w:r>
        <w:r w:rsidR="00375CB7">
          <w:rPr>
            <w:noProof/>
            <w:webHidden/>
          </w:rPr>
          <w:fldChar w:fldCharType="separate"/>
        </w:r>
        <w:r w:rsidR="00213F48">
          <w:rPr>
            <w:noProof/>
            <w:webHidden/>
          </w:rPr>
          <w:t>28</w:t>
        </w:r>
        <w:r w:rsidR="00375CB7">
          <w:rPr>
            <w:noProof/>
            <w:webHidden/>
          </w:rPr>
          <w:fldChar w:fldCharType="end"/>
        </w:r>
      </w:hyperlink>
    </w:p>
    <w:p w:rsidR="00375CB7" w:rsidRDefault="009F23A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8197053" w:history="1">
        <w:r w:rsidR="00375CB7" w:rsidRPr="00A1165C">
          <w:rPr>
            <w:rStyle w:val="Hipervnculo"/>
            <w:noProof/>
          </w:rPr>
          <w:t>Figura 3.3: Prototipo del sistema</w:t>
        </w:r>
        <w:r w:rsidR="00375CB7">
          <w:rPr>
            <w:noProof/>
            <w:webHidden/>
          </w:rPr>
          <w:tab/>
        </w:r>
        <w:r w:rsidR="00375CB7">
          <w:rPr>
            <w:noProof/>
            <w:webHidden/>
          </w:rPr>
          <w:fldChar w:fldCharType="begin"/>
        </w:r>
        <w:r w:rsidR="00375CB7">
          <w:rPr>
            <w:noProof/>
            <w:webHidden/>
          </w:rPr>
          <w:instrText xml:space="preserve"> PAGEREF _Toc348197053 \h </w:instrText>
        </w:r>
        <w:r w:rsidR="00375CB7">
          <w:rPr>
            <w:noProof/>
            <w:webHidden/>
          </w:rPr>
        </w:r>
        <w:r w:rsidR="00375CB7">
          <w:rPr>
            <w:noProof/>
            <w:webHidden/>
          </w:rPr>
          <w:fldChar w:fldCharType="separate"/>
        </w:r>
        <w:r w:rsidR="00213F48">
          <w:rPr>
            <w:noProof/>
            <w:webHidden/>
          </w:rPr>
          <w:t>29</w:t>
        </w:r>
        <w:r w:rsidR="00375CB7">
          <w:rPr>
            <w:noProof/>
            <w:webHidden/>
          </w:rPr>
          <w:fldChar w:fldCharType="end"/>
        </w:r>
      </w:hyperlink>
    </w:p>
    <w:p w:rsidR="00375CB7" w:rsidRDefault="009F23A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8197054" w:history="1">
        <w:r w:rsidR="00375CB7" w:rsidRPr="00A1165C">
          <w:rPr>
            <w:rStyle w:val="Hipervnculo"/>
            <w:noProof/>
          </w:rPr>
          <w:t>Figura 3.4: Diagrama de estado-Empleado</w:t>
        </w:r>
        <w:r w:rsidR="00375CB7">
          <w:rPr>
            <w:noProof/>
            <w:webHidden/>
          </w:rPr>
          <w:tab/>
        </w:r>
        <w:r w:rsidR="00375CB7">
          <w:rPr>
            <w:noProof/>
            <w:webHidden/>
          </w:rPr>
          <w:fldChar w:fldCharType="begin"/>
        </w:r>
        <w:r w:rsidR="00375CB7">
          <w:rPr>
            <w:noProof/>
            <w:webHidden/>
          </w:rPr>
          <w:instrText xml:space="preserve"> PAGEREF _Toc348197054 \h </w:instrText>
        </w:r>
        <w:r w:rsidR="00375CB7">
          <w:rPr>
            <w:noProof/>
            <w:webHidden/>
          </w:rPr>
        </w:r>
        <w:r w:rsidR="00375CB7">
          <w:rPr>
            <w:noProof/>
            <w:webHidden/>
          </w:rPr>
          <w:fldChar w:fldCharType="separate"/>
        </w:r>
        <w:r w:rsidR="00213F48">
          <w:rPr>
            <w:noProof/>
            <w:webHidden/>
          </w:rPr>
          <w:t>29</w:t>
        </w:r>
        <w:r w:rsidR="00375CB7">
          <w:rPr>
            <w:noProof/>
            <w:webHidden/>
          </w:rPr>
          <w:fldChar w:fldCharType="end"/>
        </w:r>
      </w:hyperlink>
    </w:p>
    <w:p w:rsidR="00375CB7" w:rsidRDefault="009F23A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8197055" w:history="1">
        <w:r w:rsidR="00375CB7" w:rsidRPr="00A1165C">
          <w:rPr>
            <w:rStyle w:val="Hipervnculo"/>
            <w:noProof/>
          </w:rPr>
          <w:t>Figura 3.5: Diagrama de estado-Empleado</w:t>
        </w:r>
        <w:r w:rsidR="00375CB7">
          <w:rPr>
            <w:noProof/>
            <w:webHidden/>
          </w:rPr>
          <w:tab/>
        </w:r>
        <w:r w:rsidR="00375CB7">
          <w:rPr>
            <w:noProof/>
            <w:webHidden/>
          </w:rPr>
          <w:fldChar w:fldCharType="begin"/>
        </w:r>
        <w:r w:rsidR="00375CB7">
          <w:rPr>
            <w:noProof/>
            <w:webHidden/>
          </w:rPr>
          <w:instrText xml:space="preserve"> PAGEREF _Toc348197055 \h </w:instrText>
        </w:r>
        <w:r w:rsidR="00375CB7">
          <w:rPr>
            <w:noProof/>
            <w:webHidden/>
          </w:rPr>
        </w:r>
        <w:r w:rsidR="00375CB7">
          <w:rPr>
            <w:noProof/>
            <w:webHidden/>
          </w:rPr>
          <w:fldChar w:fldCharType="separate"/>
        </w:r>
        <w:r w:rsidR="00213F48">
          <w:rPr>
            <w:noProof/>
            <w:webHidden/>
          </w:rPr>
          <w:t>30</w:t>
        </w:r>
        <w:r w:rsidR="00375CB7">
          <w:rPr>
            <w:noProof/>
            <w:webHidden/>
          </w:rPr>
          <w:fldChar w:fldCharType="end"/>
        </w:r>
      </w:hyperlink>
    </w:p>
    <w:p w:rsidR="00375CB7" w:rsidRDefault="009F23A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8197056" w:history="1">
        <w:r w:rsidR="00375CB7" w:rsidRPr="00A1165C">
          <w:rPr>
            <w:rStyle w:val="Hipervnculo"/>
            <w:noProof/>
          </w:rPr>
          <w:t>Figura 4.1: Diagrama de capas</w:t>
        </w:r>
        <w:r w:rsidR="00375CB7">
          <w:rPr>
            <w:noProof/>
            <w:webHidden/>
          </w:rPr>
          <w:tab/>
        </w:r>
        <w:r w:rsidR="00375CB7">
          <w:rPr>
            <w:noProof/>
            <w:webHidden/>
          </w:rPr>
          <w:fldChar w:fldCharType="begin"/>
        </w:r>
        <w:r w:rsidR="00375CB7">
          <w:rPr>
            <w:noProof/>
            <w:webHidden/>
          </w:rPr>
          <w:instrText xml:space="preserve"> PAGEREF _Toc348197056 \h </w:instrText>
        </w:r>
        <w:r w:rsidR="00375CB7">
          <w:rPr>
            <w:noProof/>
            <w:webHidden/>
          </w:rPr>
        </w:r>
        <w:r w:rsidR="00375CB7">
          <w:rPr>
            <w:noProof/>
            <w:webHidden/>
          </w:rPr>
          <w:fldChar w:fldCharType="separate"/>
        </w:r>
        <w:r w:rsidR="00213F48">
          <w:rPr>
            <w:noProof/>
            <w:webHidden/>
          </w:rPr>
          <w:t>32</w:t>
        </w:r>
        <w:r w:rsidR="00375CB7">
          <w:rPr>
            <w:noProof/>
            <w:webHidden/>
          </w:rPr>
          <w:fldChar w:fldCharType="end"/>
        </w:r>
      </w:hyperlink>
    </w:p>
    <w:p w:rsidR="00375CB7" w:rsidRDefault="009F23A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8197057" w:history="1">
        <w:r w:rsidR="00375CB7" w:rsidRPr="00A1165C">
          <w:rPr>
            <w:rStyle w:val="Hipervnculo"/>
            <w:noProof/>
          </w:rPr>
          <w:t>Figura 4.2: Modelo de base de Datos</w:t>
        </w:r>
        <w:r w:rsidR="00375CB7">
          <w:rPr>
            <w:noProof/>
            <w:webHidden/>
          </w:rPr>
          <w:tab/>
        </w:r>
        <w:r w:rsidR="00375CB7">
          <w:rPr>
            <w:noProof/>
            <w:webHidden/>
          </w:rPr>
          <w:fldChar w:fldCharType="begin"/>
        </w:r>
        <w:r w:rsidR="00375CB7">
          <w:rPr>
            <w:noProof/>
            <w:webHidden/>
          </w:rPr>
          <w:instrText xml:space="preserve"> PAGEREF _Toc348197057 \h </w:instrText>
        </w:r>
        <w:r w:rsidR="00375CB7">
          <w:rPr>
            <w:noProof/>
            <w:webHidden/>
          </w:rPr>
        </w:r>
        <w:r w:rsidR="00375CB7">
          <w:rPr>
            <w:noProof/>
            <w:webHidden/>
          </w:rPr>
          <w:fldChar w:fldCharType="separate"/>
        </w:r>
        <w:r w:rsidR="00213F48">
          <w:rPr>
            <w:noProof/>
            <w:webHidden/>
          </w:rPr>
          <w:t>33</w:t>
        </w:r>
        <w:r w:rsidR="00375CB7">
          <w:rPr>
            <w:noProof/>
            <w:webHidden/>
          </w:rPr>
          <w:fldChar w:fldCharType="end"/>
        </w:r>
      </w:hyperlink>
    </w:p>
    <w:p w:rsidR="00AE7A4A" w:rsidRDefault="00C962B1">
      <w:pPr>
        <w:rPr>
          <w:lang w:val="es-PE"/>
        </w:rPr>
      </w:pPr>
      <w:r>
        <w:rPr>
          <w:lang w:val="es-PE"/>
        </w:rPr>
        <w:fldChar w:fldCharType="end"/>
      </w:r>
    </w:p>
    <w:p w:rsidR="00375CB7" w:rsidRDefault="00D55DE8">
      <w:pPr>
        <w:pStyle w:val="Tabladeilustraciones"/>
        <w:tabs>
          <w:tab w:val="right" w:leader="dot" w:pos="8211"/>
        </w:tabs>
        <w:rPr>
          <w:rFonts w:asciiTheme="minorHAnsi" w:eastAsiaTheme="minorEastAsia" w:hAnsiTheme="minorHAnsi" w:cstheme="minorBidi"/>
          <w:noProof/>
          <w:sz w:val="22"/>
          <w:szCs w:val="22"/>
          <w:lang w:val="es-PE" w:eastAsia="es-PE"/>
        </w:rPr>
      </w:pPr>
      <w:r>
        <w:rPr>
          <w:lang w:val="es-PE"/>
        </w:rPr>
        <w:fldChar w:fldCharType="begin"/>
      </w:r>
      <w:r>
        <w:rPr>
          <w:lang w:val="es-PE"/>
        </w:rPr>
        <w:instrText xml:space="preserve"> TOC \h \z \c "Tabla" </w:instrText>
      </w:r>
      <w:r>
        <w:rPr>
          <w:lang w:val="es-PE"/>
        </w:rPr>
        <w:fldChar w:fldCharType="separate"/>
      </w:r>
      <w:hyperlink w:anchor="_Toc348197058" w:history="1">
        <w:r w:rsidR="00375CB7" w:rsidRPr="00275EDD">
          <w:rPr>
            <w:rStyle w:val="Hipervnculo"/>
            <w:noProof/>
          </w:rPr>
          <w:t>Tabla 1.1: Tabla de Actividades</w:t>
        </w:r>
        <w:r w:rsidR="00375CB7">
          <w:rPr>
            <w:noProof/>
            <w:webHidden/>
          </w:rPr>
          <w:tab/>
        </w:r>
        <w:r w:rsidR="00375CB7">
          <w:rPr>
            <w:noProof/>
            <w:webHidden/>
          </w:rPr>
          <w:fldChar w:fldCharType="begin"/>
        </w:r>
        <w:r w:rsidR="00375CB7">
          <w:rPr>
            <w:noProof/>
            <w:webHidden/>
          </w:rPr>
          <w:instrText xml:space="preserve"> PAGEREF _Toc348197058 \h </w:instrText>
        </w:r>
        <w:r w:rsidR="00375CB7">
          <w:rPr>
            <w:noProof/>
            <w:webHidden/>
          </w:rPr>
        </w:r>
        <w:r w:rsidR="00375CB7">
          <w:rPr>
            <w:noProof/>
            <w:webHidden/>
          </w:rPr>
          <w:fldChar w:fldCharType="separate"/>
        </w:r>
        <w:r w:rsidR="00213F48">
          <w:rPr>
            <w:noProof/>
            <w:webHidden/>
          </w:rPr>
          <w:t>11</w:t>
        </w:r>
        <w:r w:rsidR="00375CB7">
          <w:rPr>
            <w:noProof/>
            <w:webHidden/>
          </w:rPr>
          <w:fldChar w:fldCharType="end"/>
        </w:r>
      </w:hyperlink>
    </w:p>
    <w:p w:rsidR="00375CB7" w:rsidRDefault="009F23A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8197059" w:history="1">
        <w:r w:rsidR="00375CB7" w:rsidRPr="00275EDD">
          <w:rPr>
            <w:rStyle w:val="Hipervnculo"/>
            <w:noProof/>
          </w:rPr>
          <w:t>Tabla 1.2: Tabla de Riesgos</w:t>
        </w:r>
        <w:r w:rsidR="00375CB7">
          <w:rPr>
            <w:noProof/>
            <w:webHidden/>
          </w:rPr>
          <w:tab/>
        </w:r>
        <w:r w:rsidR="00375CB7">
          <w:rPr>
            <w:noProof/>
            <w:webHidden/>
          </w:rPr>
          <w:fldChar w:fldCharType="begin"/>
        </w:r>
        <w:r w:rsidR="00375CB7">
          <w:rPr>
            <w:noProof/>
            <w:webHidden/>
          </w:rPr>
          <w:instrText xml:space="preserve"> PAGEREF _Toc348197059 \h </w:instrText>
        </w:r>
        <w:r w:rsidR="00375CB7">
          <w:rPr>
            <w:noProof/>
            <w:webHidden/>
          </w:rPr>
        </w:r>
        <w:r w:rsidR="00375CB7">
          <w:rPr>
            <w:noProof/>
            <w:webHidden/>
          </w:rPr>
          <w:fldChar w:fldCharType="separate"/>
        </w:r>
        <w:r w:rsidR="00213F48">
          <w:rPr>
            <w:noProof/>
            <w:webHidden/>
          </w:rPr>
          <w:t>16</w:t>
        </w:r>
        <w:r w:rsidR="00375CB7">
          <w:rPr>
            <w:noProof/>
            <w:webHidden/>
          </w:rPr>
          <w:fldChar w:fldCharType="end"/>
        </w:r>
      </w:hyperlink>
    </w:p>
    <w:p w:rsidR="00375CB7" w:rsidRDefault="009F23A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8197060" w:history="1">
        <w:r w:rsidR="00375CB7" w:rsidRPr="00275EDD">
          <w:rPr>
            <w:rStyle w:val="Hipervnculo"/>
            <w:noProof/>
          </w:rPr>
          <w:t>Tabla 2.1: Tabla Comparativa</w:t>
        </w:r>
        <w:r w:rsidR="00375CB7">
          <w:rPr>
            <w:noProof/>
            <w:webHidden/>
          </w:rPr>
          <w:tab/>
        </w:r>
        <w:r w:rsidR="00375CB7">
          <w:rPr>
            <w:noProof/>
            <w:webHidden/>
          </w:rPr>
          <w:fldChar w:fldCharType="begin"/>
        </w:r>
        <w:r w:rsidR="00375CB7">
          <w:rPr>
            <w:noProof/>
            <w:webHidden/>
          </w:rPr>
          <w:instrText xml:space="preserve"> PAGEREF _Toc348197060 \h </w:instrText>
        </w:r>
        <w:r w:rsidR="00375CB7">
          <w:rPr>
            <w:noProof/>
            <w:webHidden/>
          </w:rPr>
        </w:r>
        <w:r w:rsidR="00375CB7">
          <w:rPr>
            <w:noProof/>
            <w:webHidden/>
          </w:rPr>
          <w:fldChar w:fldCharType="separate"/>
        </w:r>
        <w:r w:rsidR="00213F48">
          <w:rPr>
            <w:noProof/>
            <w:webHidden/>
          </w:rPr>
          <w:t>21</w:t>
        </w:r>
        <w:r w:rsidR="00375CB7">
          <w:rPr>
            <w:noProof/>
            <w:webHidden/>
          </w:rPr>
          <w:fldChar w:fldCharType="end"/>
        </w:r>
      </w:hyperlink>
    </w:p>
    <w:p w:rsidR="00375CB7" w:rsidRDefault="009F23A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8197061" w:history="1">
        <w:r w:rsidR="00375CB7" w:rsidRPr="00275EDD">
          <w:rPr>
            <w:rStyle w:val="Hipervnculo"/>
            <w:noProof/>
          </w:rPr>
          <w:t>Tabla 3.1: Tabla de Requisitos funcionales</w:t>
        </w:r>
        <w:r w:rsidR="00375CB7">
          <w:rPr>
            <w:noProof/>
            <w:webHidden/>
          </w:rPr>
          <w:tab/>
        </w:r>
        <w:r w:rsidR="00375CB7">
          <w:rPr>
            <w:noProof/>
            <w:webHidden/>
          </w:rPr>
          <w:fldChar w:fldCharType="begin"/>
        </w:r>
        <w:r w:rsidR="00375CB7">
          <w:rPr>
            <w:noProof/>
            <w:webHidden/>
          </w:rPr>
          <w:instrText xml:space="preserve"> PAGEREF _Toc348197061 \h </w:instrText>
        </w:r>
        <w:r w:rsidR="00375CB7">
          <w:rPr>
            <w:noProof/>
            <w:webHidden/>
          </w:rPr>
        </w:r>
        <w:r w:rsidR="00375CB7">
          <w:rPr>
            <w:noProof/>
            <w:webHidden/>
          </w:rPr>
          <w:fldChar w:fldCharType="separate"/>
        </w:r>
        <w:r w:rsidR="00213F48">
          <w:rPr>
            <w:noProof/>
            <w:webHidden/>
          </w:rPr>
          <w:t>24</w:t>
        </w:r>
        <w:r w:rsidR="00375CB7">
          <w:rPr>
            <w:noProof/>
            <w:webHidden/>
          </w:rPr>
          <w:fldChar w:fldCharType="end"/>
        </w:r>
      </w:hyperlink>
    </w:p>
    <w:p w:rsidR="00375CB7" w:rsidRDefault="009F23A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8197062" w:history="1">
        <w:r w:rsidR="00375CB7" w:rsidRPr="00275EDD">
          <w:rPr>
            <w:rStyle w:val="Hipervnculo"/>
            <w:noProof/>
          </w:rPr>
          <w:t>Tabla 3.2: Tabla de Requisitos no funcionales</w:t>
        </w:r>
        <w:r w:rsidR="00375CB7">
          <w:rPr>
            <w:noProof/>
            <w:webHidden/>
          </w:rPr>
          <w:tab/>
        </w:r>
        <w:r w:rsidR="00375CB7">
          <w:rPr>
            <w:noProof/>
            <w:webHidden/>
          </w:rPr>
          <w:fldChar w:fldCharType="begin"/>
        </w:r>
        <w:r w:rsidR="00375CB7">
          <w:rPr>
            <w:noProof/>
            <w:webHidden/>
          </w:rPr>
          <w:instrText xml:space="preserve"> PAGEREF _Toc348197062 \h </w:instrText>
        </w:r>
        <w:r w:rsidR="00375CB7">
          <w:rPr>
            <w:noProof/>
            <w:webHidden/>
          </w:rPr>
        </w:r>
        <w:r w:rsidR="00375CB7">
          <w:rPr>
            <w:noProof/>
            <w:webHidden/>
          </w:rPr>
          <w:fldChar w:fldCharType="separate"/>
        </w:r>
        <w:r w:rsidR="00213F48">
          <w:rPr>
            <w:noProof/>
            <w:webHidden/>
          </w:rPr>
          <w:t>24</w:t>
        </w:r>
        <w:r w:rsidR="00375CB7">
          <w:rPr>
            <w:noProof/>
            <w:webHidden/>
          </w:rPr>
          <w:fldChar w:fldCharType="end"/>
        </w:r>
      </w:hyperlink>
    </w:p>
    <w:p w:rsidR="00375CB7" w:rsidRDefault="009F23A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48197063" w:history="1">
        <w:r w:rsidR="00375CB7" w:rsidRPr="00275EDD">
          <w:rPr>
            <w:rStyle w:val="Hipervnculo"/>
            <w:noProof/>
          </w:rPr>
          <w:t>Tabla 3.3: Matriz de trazabilidad</w:t>
        </w:r>
        <w:r w:rsidR="00375CB7">
          <w:rPr>
            <w:noProof/>
            <w:webHidden/>
          </w:rPr>
          <w:tab/>
        </w:r>
        <w:r w:rsidR="00375CB7">
          <w:rPr>
            <w:noProof/>
            <w:webHidden/>
          </w:rPr>
          <w:fldChar w:fldCharType="begin"/>
        </w:r>
        <w:r w:rsidR="00375CB7">
          <w:rPr>
            <w:noProof/>
            <w:webHidden/>
          </w:rPr>
          <w:instrText xml:space="preserve"> PAGEREF _Toc348197063 \h </w:instrText>
        </w:r>
        <w:r w:rsidR="00375CB7">
          <w:rPr>
            <w:noProof/>
            <w:webHidden/>
          </w:rPr>
        </w:r>
        <w:r w:rsidR="00375CB7">
          <w:rPr>
            <w:noProof/>
            <w:webHidden/>
          </w:rPr>
          <w:fldChar w:fldCharType="separate"/>
        </w:r>
        <w:r w:rsidR="00213F48">
          <w:rPr>
            <w:noProof/>
            <w:webHidden/>
          </w:rPr>
          <w:t>27</w:t>
        </w:r>
        <w:r w:rsidR="00375CB7">
          <w:rPr>
            <w:noProof/>
            <w:webHidden/>
          </w:rPr>
          <w:fldChar w:fldCharType="end"/>
        </w:r>
      </w:hyperlink>
    </w:p>
    <w:p w:rsidR="00AE7A4A" w:rsidRDefault="00D55DE8">
      <w:pPr>
        <w:rPr>
          <w:lang w:val="es-PE"/>
        </w:rPr>
      </w:pPr>
      <w:r>
        <w:rPr>
          <w:lang w:val="es-PE"/>
        </w:rPr>
        <w:fldChar w:fldCharType="end"/>
      </w: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932428" w:rsidRDefault="00932428">
      <w:pPr>
        <w:rPr>
          <w:lang w:val="es-PE"/>
        </w:rPr>
      </w:pPr>
    </w:p>
    <w:p w:rsidR="00932428" w:rsidRDefault="00932428">
      <w:pPr>
        <w:rPr>
          <w:lang w:val="es-PE"/>
        </w:rPr>
      </w:pPr>
    </w:p>
    <w:p w:rsidR="00AE7A4A" w:rsidRPr="00AE7A4A" w:rsidRDefault="00AE7A4A" w:rsidP="003F56E7">
      <w:pPr>
        <w:pStyle w:val="Ttulo1"/>
        <w:numPr>
          <w:ilvl w:val="0"/>
          <w:numId w:val="6"/>
        </w:numPr>
        <w:rPr>
          <w:color w:val="auto"/>
          <w:lang w:val="es-PE"/>
        </w:rPr>
      </w:pPr>
      <w:bookmarkStart w:id="153" w:name="_Toc342232242"/>
      <w:bookmarkStart w:id="154" w:name="_Toc342232268"/>
      <w:bookmarkStart w:id="155" w:name="_Toc342249957"/>
      <w:r w:rsidRPr="00AE7A4A">
        <w:rPr>
          <w:color w:val="auto"/>
          <w:lang w:val="es-PE"/>
        </w:rPr>
        <w:lastRenderedPageBreak/>
        <w:t>Capítulo 1</w:t>
      </w:r>
      <w:bookmarkEnd w:id="153"/>
      <w:bookmarkEnd w:id="154"/>
      <w:bookmarkEnd w:id="155"/>
    </w:p>
    <w:p w:rsidR="00AE7A4A" w:rsidRDefault="00AE7A4A">
      <w:pPr>
        <w:rPr>
          <w:lang w:val="es-PE"/>
        </w:rPr>
      </w:pPr>
    </w:p>
    <w:p w:rsidR="00AE7A4A" w:rsidRDefault="00AE7A4A" w:rsidP="00AE7A4A">
      <w:pPr>
        <w:tabs>
          <w:tab w:val="num" w:pos="851"/>
        </w:tabs>
        <w:spacing w:line="276" w:lineRule="auto"/>
        <w:ind w:left="426"/>
        <w:rPr>
          <w:sz w:val="22"/>
          <w:szCs w:val="22"/>
          <w:lang w:val="es-ES_tradnl" w:eastAsia="ja-JP"/>
        </w:rPr>
      </w:pPr>
      <w:r>
        <w:rPr>
          <w:sz w:val="22"/>
          <w:szCs w:val="22"/>
          <w:lang w:val="es-ES_tradnl" w:eastAsia="ja-JP"/>
        </w:rPr>
        <w:t xml:space="preserve">En el presente capítulo se detalla los conceptos necesarios para entender el proyecto. Primero, se define la problemática del negocio, luego se propone el objetivo general para solucionar el problema planteado y además el objetivo se desglosa en objetivos específicos con sus resultados esperados respectivos. Para lograr los resultados, se define una serie de actividades que están divididas en etapas según las metodologías aplicadas tanto al proyecto como a la aplicación.  </w:t>
      </w:r>
    </w:p>
    <w:p w:rsidR="00AE7A4A" w:rsidRPr="00E03FAA" w:rsidRDefault="00AE7A4A" w:rsidP="00AE7A4A">
      <w:pPr>
        <w:tabs>
          <w:tab w:val="num" w:pos="851"/>
        </w:tabs>
        <w:spacing w:line="276" w:lineRule="auto"/>
        <w:ind w:left="426"/>
        <w:rPr>
          <w:sz w:val="22"/>
          <w:szCs w:val="22"/>
          <w:lang w:val="es-ES_tradnl" w:eastAsia="ja-JP"/>
        </w:rPr>
      </w:pPr>
      <w:r>
        <w:rPr>
          <w:sz w:val="22"/>
          <w:szCs w:val="22"/>
          <w:lang w:val="es-ES_tradnl" w:eastAsia="ja-JP"/>
        </w:rPr>
        <w:t>Luego, se define el alcance y limitaciones de la aplicación, en el cual se presenta los límites que tiene la aplicación. Finalmente, se presenta un plan de proyecto con las actividades respectivas que fueron descritas en el apartado de Métodos y procedimientos.</w:t>
      </w:r>
    </w:p>
    <w:p w:rsidR="00AE7A4A" w:rsidRPr="00AE7A4A" w:rsidRDefault="00AE7A4A">
      <w:pPr>
        <w:rPr>
          <w:lang w:val="es-ES_tradnl"/>
        </w:rPr>
      </w:pPr>
    </w:p>
    <w:p w:rsidR="00AE7A4A" w:rsidRPr="003F56E7" w:rsidRDefault="00AE7A4A" w:rsidP="003F56E7">
      <w:pPr>
        <w:pStyle w:val="Ttulo2"/>
        <w:numPr>
          <w:ilvl w:val="1"/>
          <w:numId w:val="5"/>
        </w:numPr>
        <w:ind w:left="567" w:hanging="567"/>
        <w:rPr>
          <w:color w:val="auto"/>
          <w:sz w:val="24"/>
          <w:szCs w:val="24"/>
          <w:lang w:val="es-PE"/>
        </w:rPr>
      </w:pPr>
      <w:bookmarkStart w:id="156" w:name="_Toc342232243"/>
      <w:bookmarkStart w:id="157" w:name="_Toc342232269"/>
      <w:bookmarkStart w:id="158" w:name="_Toc342249958"/>
      <w:r w:rsidRPr="003F56E7">
        <w:rPr>
          <w:color w:val="auto"/>
          <w:sz w:val="24"/>
          <w:szCs w:val="24"/>
          <w:lang w:val="es-PE"/>
        </w:rPr>
        <w:t>Definición del Problema</w:t>
      </w:r>
      <w:bookmarkEnd w:id="156"/>
      <w:bookmarkEnd w:id="157"/>
      <w:bookmarkEnd w:id="158"/>
    </w:p>
    <w:p w:rsidR="00AE7A4A" w:rsidRDefault="00AE7A4A">
      <w:pPr>
        <w:rPr>
          <w:lang w:val="es-PE"/>
        </w:rPr>
      </w:pPr>
    </w:p>
    <w:p w:rsidR="000C2451" w:rsidRDefault="000C2451" w:rsidP="000C2451">
      <w:pPr>
        <w:tabs>
          <w:tab w:val="num" w:pos="851"/>
        </w:tabs>
        <w:spacing w:line="276" w:lineRule="auto"/>
        <w:ind w:left="426"/>
        <w:rPr>
          <w:sz w:val="22"/>
          <w:szCs w:val="22"/>
          <w:lang w:val="es-ES_tradnl" w:eastAsia="ja-JP"/>
        </w:rPr>
      </w:pPr>
      <w:r>
        <w:rPr>
          <w:sz w:val="22"/>
          <w:szCs w:val="22"/>
          <w:lang w:val="es-ES_tradnl" w:eastAsia="ja-JP"/>
        </w:rPr>
        <w:t>En los últimos 10 años,</w:t>
      </w:r>
      <w:ins w:id="159" w:author="614n" w:date="2013-04-05T00:27:00Z">
        <w:r w:rsidR="00900020">
          <w:rPr>
            <w:sz w:val="22"/>
            <w:szCs w:val="22"/>
            <w:lang w:val="es-ES_tradnl" w:eastAsia="ja-JP"/>
          </w:rPr>
          <w:t xml:space="preserve"> se ha incrementado una gran variedad de negocios </w:t>
        </w:r>
      </w:ins>
      <w:del w:id="160" w:author="614n" w:date="2013-04-05T00:27:00Z">
        <w:r w:rsidDel="00900020">
          <w:rPr>
            <w:sz w:val="22"/>
            <w:szCs w:val="22"/>
            <w:lang w:val="es-ES_tradnl" w:eastAsia="ja-JP"/>
          </w:rPr>
          <w:delText xml:space="preserve"> existen diferentes negocios </w:delText>
        </w:r>
      </w:del>
      <w:r>
        <w:rPr>
          <w:sz w:val="22"/>
          <w:szCs w:val="22"/>
          <w:lang w:val="es-ES_tradnl" w:eastAsia="ja-JP"/>
        </w:rPr>
        <w:t>que brindan</w:t>
      </w:r>
      <w:ins w:id="161" w:author="614n" w:date="2013-04-05T00:28:00Z">
        <w:r w:rsidR="00900020">
          <w:rPr>
            <w:sz w:val="22"/>
            <w:szCs w:val="22"/>
            <w:lang w:val="es-ES_tradnl" w:eastAsia="ja-JP"/>
          </w:rPr>
          <w:t xml:space="preserve"> </w:t>
        </w:r>
      </w:ins>
      <w:del w:id="162" w:author="614n" w:date="2013-04-05T00:28:00Z">
        <w:r w:rsidDel="00900020">
          <w:rPr>
            <w:sz w:val="22"/>
            <w:szCs w:val="22"/>
            <w:lang w:val="es-ES_tradnl" w:eastAsia="ja-JP"/>
          </w:rPr>
          <w:delText xml:space="preserve"> un </w:delText>
        </w:r>
      </w:del>
      <w:r w:rsidRPr="00E03FAA">
        <w:rPr>
          <w:sz w:val="22"/>
          <w:szCs w:val="22"/>
          <w:lang w:val="es-ES_tradnl" w:eastAsia="ja-JP"/>
        </w:rPr>
        <w:t>servicio</w:t>
      </w:r>
      <w:ins w:id="163" w:author="614n" w:date="2013-04-05T00:28:00Z">
        <w:r w:rsidR="00900020">
          <w:rPr>
            <w:sz w:val="22"/>
            <w:szCs w:val="22"/>
            <w:lang w:val="es-ES_tradnl" w:eastAsia="ja-JP"/>
          </w:rPr>
          <w:t>s</w:t>
        </w:r>
      </w:ins>
      <w:r w:rsidRPr="00E03FAA">
        <w:rPr>
          <w:sz w:val="22"/>
          <w:szCs w:val="22"/>
          <w:lang w:val="es-ES_tradnl" w:eastAsia="ja-JP"/>
        </w:rPr>
        <w:t xml:space="preserve"> </w:t>
      </w:r>
      <w:r>
        <w:rPr>
          <w:sz w:val="22"/>
          <w:szCs w:val="22"/>
          <w:lang w:val="es-ES_tradnl" w:eastAsia="ja-JP"/>
        </w:rPr>
        <w:t>al público</w:t>
      </w:r>
      <w:ins w:id="164" w:author="614n" w:date="2013-04-05T00:28:00Z">
        <w:r w:rsidR="00900020">
          <w:rPr>
            <w:sz w:val="22"/>
            <w:szCs w:val="22"/>
            <w:lang w:val="es-ES_tradnl" w:eastAsia="ja-JP"/>
          </w:rPr>
          <w:t>, de los cuales se puede considerar a los restaurantes y las cafeterías como las principales</w:t>
        </w:r>
      </w:ins>
      <w:del w:id="165" w:author="614n" w:date="2013-04-05T00:28:00Z">
        <w:r w:rsidDel="00900020">
          <w:rPr>
            <w:sz w:val="22"/>
            <w:szCs w:val="22"/>
            <w:lang w:val="es-ES_tradnl" w:eastAsia="ja-JP"/>
          </w:rPr>
          <w:delText xml:space="preserve"> en general</w:delText>
        </w:r>
      </w:del>
      <w:r>
        <w:rPr>
          <w:sz w:val="22"/>
          <w:szCs w:val="22"/>
          <w:lang w:val="es-ES_tradnl" w:eastAsia="ja-JP"/>
        </w:rPr>
        <w:t>. Estos negocios</w:t>
      </w:r>
      <w:ins w:id="166" w:author="614n" w:date="2013-04-05T00:43:00Z">
        <w:r w:rsidR="00EA09BC">
          <w:rPr>
            <w:sz w:val="22"/>
            <w:szCs w:val="22"/>
            <w:lang w:val="es-ES_tradnl" w:eastAsia="ja-JP"/>
          </w:rPr>
          <w:t xml:space="preserve">, que están en el </w:t>
        </w:r>
      </w:ins>
      <w:ins w:id="167" w:author="614n" w:date="2013-04-05T00:50:00Z">
        <w:r w:rsidR="00F24D38">
          <w:rPr>
            <w:sz w:val="22"/>
            <w:szCs w:val="22"/>
            <w:lang w:val="es-ES_tradnl" w:eastAsia="ja-JP"/>
          </w:rPr>
          <w:t>rubro</w:t>
        </w:r>
      </w:ins>
      <w:ins w:id="168" w:author="614n" w:date="2013-04-05T00:43:00Z">
        <w:r w:rsidR="00EA09BC">
          <w:rPr>
            <w:sz w:val="22"/>
            <w:szCs w:val="22"/>
            <w:lang w:val="es-ES_tradnl" w:eastAsia="ja-JP"/>
          </w:rPr>
          <w:t xml:space="preserve"> de restaurantes y hoteles,</w:t>
        </w:r>
      </w:ins>
      <w:r>
        <w:rPr>
          <w:sz w:val="22"/>
          <w:szCs w:val="22"/>
          <w:lang w:val="es-ES_tradnl" w:eastAsia="ja-JP"/>
        </w:rPr>
        <w:t xml:space="preserve"> </w:t>
      </w:r>
      <w:del w:id="169" w:author="614n" w:date="2013-04-05T00:42:00Z">
        <w:r w:rsidDel="00EA09BC">
          <w:rPr>
            <w:sz w:val="22"/>
            <w:szCs w:val="22"/>
            <w:lang w:val="es-ES_tradnl" w:eastAsia="ja-JP"/>
          </w:rPr>
          <w:delText xml:space="preserve">tienen un público amplio en Lima </w:delText>
        </w:r>
      </w:del>
      <w:r>
        <w:rPr>
          <w:sz w:val="22"/>
          <w:szCs w:val="22"/>
          <w:lang w:val="es-ES_tradnl" w:eastAsia="ja-JP"/>
        </w:rPr>
        <w:t xml:space="preserve">como </w:t>
      </w:r>
      <w:del w:id="170" w:author="614n" w:date="2013-04-05T00:43:00Z">
        <w:r w:rsidDel="00EA09BC">
          <w:rPr>
            <w:sz w:val="22"/>
            <w:szCs w:val="22"/>
            <w:lang w:val="es-ES_tradnl" w:eastAsia="ja-JP"/>
          </w:rPr>
          <w:delText>lo señala</w:delText>
        </w:r>
      </w:del>
      <w:ins w:id="171" w:author="614n" w:date="2013-04-05T00:43:00Z">
        <w:r w:rsidR="00EA09BC">
          <w:rPr>
            <w:sz w:val="22"/>
            <w:szCs w:val="22"/>
            <w:lang w:val="es-ES_tradnl" w:eastAsia="ja-JP"/>
          </w:rPr>
          <w:t>muestra</w:t>
        </w:r>
      </w:ins>
      <w:ins w:id="172" w:author="614n" w:date="2013-04-04T23:47:00Z">
        <w:r w:rsidR="002C6C3C">
          <w:rPr>
            <w:sz w:val="22"/>
            <w:szCs w:val="22"/>
            <w:lang w:val="es-ES_tradnl" w:eastAsia="ja-JP"/>
          </w:rPr>
          <w:t xml:space="preserve"> el</w:t>
        </w:r>
      </w:ins>
      <w:r>
        <w:rPr>
          <w:sz w:val="22"/>
          <w:szCs w:val="22"/>
          <w:lang w:val="es-ES_tradnl" w:eastAsia="ja-JP"/>
        </w:rPr>
        <w:t xml:space="preserve"> INEI en la </w:t>
      </w:r>
      <w:ins w:id="173" w:author="614n" w:date="2013-04-04T23:47:00Z">
        <w:r w:rsidR="002C6C3C">
          <w:rPr>
            <w:sz w:val="22"/>
            <w:szCs w:val="22"/>
            <w:lang w:val="es-ES_tradnl" w:eastAsia="ja-JP"/>
          </w:rPr>
          <w:t>F</w:t>
        </w:r>
      </w:ins>
      <w:del w:id="174" w:author="614n" w:date="2013-04-04T23:47:00Z">
        <w:r w:rsidDel="002C6C3C">
          <w:rPr>
            <w:sz w:val="22"/>
            <w:szCs w:val="22"/>
            <w:lang w:val="es-ES_tradnl" w:eastAsia="ja-JP"/>
          </w:rPr>
          <w:delText>f</w:delText>
        </w:r>
      </w:del>
      <w:r>
        <w:rPr>
          <w:sz w:val="22"/>
          <w:szCs w:val="22"/>
          <w:lang w:val="es-ES_tradnl" w:eastAsia="ja-JP"/>
        </w:rPr>
        <w:t xml:space="preserve">igura 1.1 </w:t>
      </w:r>
      <w:del w:id="175" w:author="614n" w:date="2013-02-09T18:35:00Z">
        <w:r w:rsidDel="00FD7133">
          <w:rPr>
            <w:sz w:val="22"/>
            <w:szCs w:val="22"/>
            <w:lang w:val="es-ES_tradnl" w:eastAsia="ja-JP"/>
          </w:rPr>
          <w:delText xml:space="preserve">en </w:delText>
        </w:r>
      </w:del>
      <w:ins w:id="176" w:author="614n" w:date="2013-04-05T00:46:00Z">
        <w:r w:rsidR="00EA09BC">
          <w:rPr>
            <w:sz w:val="22"/>
            <w:szCs w:val="22"/>
            <w:lang w:val="es-ES_tradnl" w:eastAsia="ja-JP"/>
          </w:rPr>
          <w:t xml:space="preserve">señala </w:t>
        </w:r>
      </w:ins>
      <w:del w:id="177" w:author="614n" w:date="2013-04-05T00:46:00Z">
        <w:r w:rsidDel="00EA09BC">
          <w:rPr>
            <w:sz w:val="22"/>
            <w:szCs w:val="22"/>
            <w:lang w:val="es-ES_tradnl" w:eastAsia="ja-JP"/>
          </w:rPr>
          <w:delText xml:space="preserve">donde indica </w:delText>
        </w:r>
      </w:del>
      <w:r>
        <w:rPr>
          <w:sz w:val="22"/>
          <w:szCs w:val="22"/>
          <w:lang w:val="es-ES_tradnl" w:eastAsia="ja-JP"/>
        </w:rPr>
        <w:t>que hubo un crecimiento</w:t>
      </w:r>
      <w:ins w:id="178" w:author="614n" w:date="2013-04-05T00:43:00Z">
        <w:r w:rsidR="00EA09BC">
          <w:rPr>
            <w:sz w:val="22"/>
            <w:szCs w:val="22"/>
            <w:lang w:val="es-ES_tradnl" w:eastAsia="ja-JP"/>
          </w:rPr>
          <w:t xml:space="preserve"> porcentual</w:t>
        </w:r>
      </w:ins>
      <w:r>
        <w:rPr>
          <w:sz w:val="22"/>
          <w:szCs w:val="22"/>
          <w:lang w:val="es-ES_tradnl" w:eastAsia="ja-JP"/>
        </w:rPr>
        <w:t xml:space="preserve"> </w:t>
      </w:r>
      <w:del w:id="179" w:author="614n" w:date="2013-04-05T00:44:00Z">
        <w:r w:rsidDel="00EA09BC">
          <w:rPr>
            <w:sz w:val="22"/>
            <w:szCs w:val="22"/>
            <w:lang w:val="es-ES_tradnl" w:eastAsia="ja-JP"/>
          </w:rPr>
          <w:delText xml:space="preserve">en el rubro de alimentos </w:delText>
        </w:r>
      </w:del>
      <w:r>
        <w:rPr>
          <w:sz w:val="22"/>
          <w:szCs w:val="22"/>
          <w:lang w:val="es-ES_tradnl" w:eastAsia="ja-JP"/>
        </w:rPr>
        <w:t>durante el mes de mayo en comparación con los primeros meses del año 2012.</w:t>
      </w:r>
      <w:ins w:id="180" w:author="614n" w:date="2013-04-05T00:44:00Z">
        <w:r w:rsidR="00EA09BC">
          <w:rPr>
            <w:sz w:val="22"/>
            <w:szCs w:val="22"/>
            <w:lang w:val="es-ES_tradnl" w:eastAsia="ja-JP"/>
          </w:rPr>
          <w:t xml:space="preserve"> Por lo tanto, </w:t>
        </w:r>
      </w:ins>
      <w:ins w:id="181" w:author="614n" w:date="2013-04-05T00:45:00Z">
        <w:r w:rsidR="00EA09BC">
          <w:rPr>
            <w:sz w:val="22"/>
            <w:szCs w:val="22"/>
            <w:lang w:val="es-ES_tradnl" w:eastAsia="ja-JP"/>
          </w:rPr>
          <w:t xml:space="preserve">el </w:t>
        </w:r>
      </w:ins>
      <w:ins w:id="182" w:author="614n" w:date="2013-04-05T00:49:00Z">
        <w:r w:rsidR="00F24D38">
          <w:rPr>
            <w:sz w:val="22"/>
            <w:szCs w:val="22"/>
            <w:lang w:val="es-ES_tradnl" w:eastAsia="ja-JP"/>
          </w:rPr>
          <w:t>público</w:t>
        </w:r>
      </w:ins>
      <w:ins w:id="183" w:author="614n" w:date="2013-04-05T00:47:00Z">
        <w:r w:rsidR="00EA09BC">
          <w:rPr>
            <w:sz w:val="22"/>
            <w:szCs w:val="22"/>
            <w:lang w:val="es-ES_tradnl" w:eastAsia="ja-JP"/>
          </w:rPr>
          <w:t xml:space="preserve"> consume </w:t>
        </w:r>
      </w:ins>
      <w:ins w:id="184" w:author="614n" w:date="2013-04-05T00:49:00Z">
        <w:r w:rsidR="00F24D38">
          <w:rPr>
            <w:sz w:val="22"/>
            <w:szCs w:val="22"/>
            <w:lang w:val="es-ES_tradnl" w:eastAsia="ja-JP"/>
          </w:rPr>
          <w:t>más</w:t>
        </w:r>
      </w:ins>
      <w:ins w:id="185" w:author="614n" w:date="2013-04-05T00:48:00Z">
        <w:r w:rsidR="00F24D38">
          <w:rPr>
            <w:sz w:val="22"/>
            <w:szCs w:val="22"/>
            <w:lang w:val="es-ES_tradnl" w:eastAsia="ja-JP"/>
          </w:rPr>
          <w:t xml:space="preserve"> en </w:t>
        </w:r>
      </w:ins>
      <w:ins w:id="186" w:author="614n" w:date="2013-04-05T00:49:00Z">
        <w:r w:rsidR="00F24D38">
          <w:rPr>
            <w:sz w:val="22"/>
            <w:szCs w:val="22"/>
            <w:lang w:val="es-ES_tradnl" w:eastAsia="ja-JP"/>
          </w:rPr>
          <w:t>el rubro señalado anteriormente.</w:t>
        </w:r>
      </w:ins>
    </w:p>
    <w:p w:rsidR="00AE7A4A" w:rsidRPr="000C2451" w:rsidRDefault="00AE7A4A">
      <w:pPr>
        <w:rPr>
          <w:lang w:val="es-ES_tradnl"/>
        </w:rPr>
      </w:pPr>
    </w:p>
    <w:p w:rsidR="00AE7A4A" w:rsidRDefault="00D92B16">
      <w:pPr>
        <w:rPr>
          <w:lang w:val="es-PE"/>
        </w:rPr>
      </w:pPr>
      <w:r>
        <w:rPr>
          <w:noProof/>
          <w:lang w:val="es-PE" w:eastAsia="es-PE"/>
        </w:rPr>
        <mc:AlternateContent>
          <mc:Choice Requires="wps">
            <w:drawing>
              <wp:anchor distT="0" distB="0" distL="114300" distR="114300" simplePos="0" relativeHeight="251661312" behindDoc="0" locked="0" layoutInCell="1" allowOverlap="1" wp14:anchorId="584A35D8" wp14:editId="32009196">
                <wp:simplePos x="0" y="0"/>
                <wp:positionH relativeFrom="column">
                  <wp:posOffset>169545</wp:posOffset>
                </wp:positionH>
                <wp:positionV relativeFrom="paragraph">
                  <wp:posOffset>2992120</wp:posOffset>
                </wp:positionV>
                <wp:extent cx="5029200" cy="635"/>
                <wp:effectExtent l="0" t="0" r="0" b="0"/>
                <wp:wrapSquare wrapText="bothSides"/>
                <wp:docPr id="2" name="2 Cuadro de texto"/>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rsidR="009F23A1" w:rsidRPr="006C2754" w:rsidRDefault="009F23A1" w:rsidP="00D92B16">
                            <w:pPr>
                              <w:pStyle w:val="Epgrafe"/>
                              <w:jc w:val="center"/>
                              <w:rPr>
                                <w:noProof/>
                              </w:rPr>
                            </w:pPr>
                            <w:bookmarkStart w:id="187" w:name="_Toc348197047"/>
                            <w:r>
                              <w:t xml:space="preserve">Figura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Figura \* ARABIC \s 1 </w:instrText>
                            </w:r>
                            <w:r>
                              <w:fldChar w:fldCharType="separate"/>
                            </w:r>
                            <w:r>
                              <w:rPr>
                                <w:noProof/>
                              </w:rPr>
                              <w:t>1</w:t>
                            </w:r>
                            <w:r>
                              <w:fldChar w:fldCharType="end"/>
                            </w:r>
                            <w:r>
                              <w:t>: Estadística de INEI</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 Cuadro de texto" o:spid="_x0000_s1026" type="#_x0000_t202" style="position:absolute;left:0;text-align:left;margin-left:13.35pt;margin-top:235.6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" stroked="f">
                <v:textbox style="mso-fit-shape-to-text:t" inset="0,0,0,0">
                  <w:txbxContent>
                    <w:p w:rsidR="009F23A1" w:rsidRPr="006C2754" w:rsidRDefault="009F23A1" w:rsidP="00D92B16">
                      <w:pPr>
                        <w:pStyle w:val="Epgrafe"/>
                        <w:jc w:val="center"/>
                        <w:rPr>
                          <w:noProof/>
                        </w:rPr>
                      </w:pPr>
                      <w:bookmarkStart w:id="188" w:name="_Toc348197047"/>
                      <w:r>
                        <w:t xml:space="preserve">Figura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Figura \* ARABIC \s 1 </w:instrText>
                      </w:r>
                      <w:r>
                        <w:fldChar w:fldCharType="separate"/>
                      </w:r>
                      <w:r>
                        <w:rPr>
                          <w:noProof/>
                        </w:rPr>
                        <w:t>1</w:t>
                      </w:r>
                      <w:r>
                        <w:fldChar w:fldCharType="end"/>
                      </w:r>
                      <w:r>
                        <w:t>: Estadística de INEI</w:t>
                      </w:r>
                      <w:bookmarkEnd w:id="188"/>
                    </w:p>
                  </w:txbxContent>
                </v:textbox>
                <w10:wrap type="square"/>
              </v:shape>
            </w:pict>
          </mc:Fallback>
        </mc:AlternateContent>
      </w:r>
      <w:r w:rsidR="005B0BFC">
        <w:rPr>
          <w:noProof/>
          <w:sz w:val="22"/>
          <w:szCs w:val="22"/>
          <w:lang w:val="es-PE" w:eastAsia="es-PE"/>
        </w:rPr>
        <w:drawing>
          <wp:anchor distT="0" distB="0" distL="114300" distR="114300" simplePos="0" relativeHeight="251659264" behindDoc="0" locked="0" layoutInCell="1" allowOverlap="1" wp14:anchorId="5ADDF378" wp14:editId="0FD2237B">
            <wp:simplePos x="0" y="0"/>
            <wp:positionH relativeFrom="column">
              <wp:posOffset>169545</wp:posOffset>
            </wp:positionH>
            <wp:positionV relativeFrom="paragraph">
              <wp:posOffset>-17780</wp:posOffset>
            </wp:positionV>
            <wp:extent cx="5029200" cy="2952750"/>
            <wp:effectExtent l="0" t="0" r="0" b="0"/>
            <wp:wrapSquare wrapText="bothSides"/>
            <wp:docPr id="5" name="Imagen 5" descr="C:\Users\614n\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4n\Desktop\1.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9200" cy="2952750"/>
                    </a:xfrm>
                    <a:prstGeom prst="rect">
                      <a:avLst/>
                    </a:prstGeom>
                    <a:noFill/>
                    <a:ln>
                      <a:noFill/>
                    </a:ln>
                  </pic:spPr>
                </pic:pic>
              </a:graphicData>
            </a:graphic>
          </wp:anchor>
        </w:drawing>
      </w:r>
    </w:p>
    <w:p w:rsidR="00D92B16" w:rsidRDefault="00D92B16" w:rsidP="00D92B16">
      <w:pPr>
        <w:tabs>
          <w:tab w:val="num" w:pos="851"/>
        </w:tabs>
        <w:spacing w:line="276" w:lineRule="auto"/>
        <w:ind w:left="426"/>
        <w:rPr>
          <w:sz w:val="22"/>
          <w:szCs w:val="22"/>
          <w:lang w:val="es-ES_tradnl" w:eastAsia="ja-JP"/>
        </w:rPr>
      </w:pPr>
      <w:del w:id="189" w:author="614n" w:date="2013-04-05T00:38:00Z">
        <w:r w:rsidDel="00EA09BC">
          <w:rPr>
            <w:sz w:val="22"/>
            <w:szCs w:val="22"/>
            <w:lang w:val="es-ES_tradnl" w:eastAsia="ja-JP"/>
          </w:rPr>
          <w:delText>Por lo tanto</w:delText>
        </w:r>
      </w:del>
      <w:ins w:id="190" w:author="614n" w:date="2013-04-05T00:38:00Z">
        <w:r w:rsidR="00EA09BC">
          <w:rPr>
            <w:sz w:val="22"/>
            <w:szCs w:val="22"/>
            <w:lang w:val="es-ES_tradnl" w:eastAsia="ja-JP"/>
          </w:rPr>
          <w:t>Cabe mencionar que</w:t>
        </w:r>
      </w:ins>
      <w:del w:id="191" w:author="614n" w:date="2013-04-05T00:38:00Z">
        <w:r w:rsidDel="00EA09BC">
          <w:rPr>
            <w:sz w:val="22"/>
            <w:szCs w:val="22"/>
            <w:lang w:val="es-ES_tradnl" w:eastAsia="ja-JP"/>
          </w:rPr>
          <w:delText>,</w:delText>
        </w:r>
      </w:del>
      <w:r>
        <w:rPr>
          <w:sz w:val="22"/>
          <w:szCs w:val="22"/>
          <w:lang w:val="es-ES_tradnl" w:eastAsia="ja-JP"/>
        </w:rPr>
        <w:t xml:space="preserve"> l</w:t>
      </w:r>
      <w:ins w:id="192" w:author="614n" w:date="2013-04-05T00:50:00Z">
        <w:r w:rsidR="00F24D38">
          <w:rPr>
            <w:sz w:val="22"/>
            <w:szCs w:val="22"/>
            <w:lang w:val="es-ES_tradnl" w:eastAsia="ja-JP"/>
          </w:rPr>
          <w:t>a mayoría de los</w:t>
        </w:r>
      </w:ins>
      <w:bookmarkStart w:id="193" w:name="_GoBack"/>
      <w:bookmarkEnd w:id="193"/>
      <w:del w:id="194" w:author="614n" w:date="2013-04-05T00:50:00Z">
        <w:r w:rsidDel="00F24D38">
          <w:rPr>
            <w:sz w:val="22"/>
            <w:szCs w:val="22"/>
            <w:lang w:val="es-ES_tradnl" w:eastAsia="ja-JP"/>
          </w:rPr>
          <w:delText>os</w:delText>
        </w:r>
      </w:del>
      <w:r>
        <w:rPr>
          <w:sz w:val="22"/>
          <w:szCs w:val="22"/>
          <w:lang w:val="es-ES_tradnl" w:eastAsia="ja-JP"/>
        </w:rPr>
        <w:t xml:space="preserve"> negocios que brindan servicio al público como </w:t>
      </w:r>
      <w:del w:id="195" w:author="614n" w:date="2013-02-09T18:35:00Z">
        <w:r w:rsidDel="00FD7133">
          <w:rPr>
            <w:sz w:val="22"/>
            <w:szCs w:val="22"/>
            <w:lang w:val="es-ES_tradnl" w:eastAsia="ja-JP"/>
          </w:rPr>
          <w:delText>son</w:delText>
        </w:r>
        <w:r w:rsidRPr="002A4608" w:rsidDel="00FD7133">
          <w:rPr>
            <w:sz w:val="22"/>
            <w:szCs w:val="22"/>
            <w:lang w:val="es-ES_tradnl" w:eastAsia="ja-JP"/>
          </w:rPr>
          <w:delText xml:space="preserve"> </w:delText>
        </w:r>
      </w:del>
      <w:r w:rsidRPr="002A4608">
        <w:rPr>
          <w:sz w:val="22"/>
          <w:szCs w:val="22"/>
          <w:lang w:val="es-ES_tradnl" w:eastAsia="ja-JP"/>
        </w:rPr>
        <w:t xml:space="preserve">las cafeterías o </w:t>
      </w:r>
      <w:r w:rsidRPr="002F5268">
        <w:rPr>
          <w:sz w:val="22"/>
          <w:szCs w:val="22"/>
          <w:lang w:val="es-ES_tradnl" w:eastAsia="ja-JP"/>
        </w:rPr>
        <w:t>restaurantes</w:t>
      </w:r>
      <w:r>
        <w:rPr>
          <w:sz w:val="22"/>
          <w:szCs w:val="22"/>
          <w:lang w:val="es-ES_tradnl" w:eastAsia="ja-JP"/>
        </w:rPr>
        <w:t xml:space="preserve"> </w:t>
      </w:r>
      <w:r w:rsidRPr="002A4608">
        <w:rPr>
          <w:sz w:val="22"/>
          <w:szCs w:val="22"/>
          <w:lang w:val="es-ES_tradnl" w:eastAsia="ja-JP"/>
        </w:rPr>
        <w:t>cuentan con diversos procesos que se realizan manualment</w:t>
      </w:r>
      <w:r>
        <w:rPr>
          <w:sz w:val="22"/>
          <w:szCs w:val="22"/>
          <w:lang w:val="es-ES_tradnl" w:eastAsia="ja-JP"/>
        </w:rPr>
        <w:t>e</w:t>
      </w:r>
      <w:ins w:id="196" w:author="614n" w:date="2013-04-05T00:38:00Z">
        <w:r w:rsidR="00EA09BC">
          <w:rPr>
            <w:sz w:val="22"/>
            <w:szCs w:val="22"/>
            <w:lang w:val="es-ES_tradnl" w:eastAsia="ja-JP"/>
          </w:rPr>
          <w:t xml:space="preserve">. </w:t>
        </w:r>
      </w:ins>
      <w:del w:id="197" w:author="614n" w:date="2013-04-05T00:38:00Z">
        <w:r w:rsidDel="00EA09BC">
          <w:rPr>
            <w:sz w:val="22"/>
            <w:szCs w:val="22"/>
            <w:lang w:val="es-ES_tradnl" w:eastAsia="ja-JP"/>
          </w:rPr>
          <w:delText xml:space="preserve">; para el caso que, un negocio de este tipo que cuenta con un sistema informático, </w:delText>
        </w:r>
        <w:r w:rsidRPr="002A4608" w:rsidDel="00EA09BC">
          <w:rPr>
            <w:sz w:val="22"/>
            <w:szCs w:val="22"/>
            <w:lang w:val="es-ES_tradnl" w:eastAsia="ja-JP"/>
          </w:rPr>
          <w:delText xml:space="preserve">las funcionalidades </w:delText>
        </w:r>
        <w:r w:rsidDel="00EA09BC">
          <w:rPr>
            <w:sz w:val="22"/>
            <w:szCs w:val="22"/>
            <w:lang w:val="es-ES_tradnl" w:eastAsia="ja-JP"/>
          </w:rPr>
          <w:delText xml:space="preserve">que posee el sistema no cumplen con todos los requisitos </w:delText>
        </w:r>
        <w:r w:rsidRPr="002A4608" w:rsidDel="00EA09BC">
          <w:rPr>
            <w:sz w:val="22"/>
            <w:szCs w:val="22"/>
            <w:lang w:val="es-ES_tradnl" w:eastAsia="ja-JP"/>
          </w:rPr>
          <w:delText>que necesita este tipo de negocio.</w:delText>
        </w:r>
        <w:r w:rsidDel="00EA09BC">
          <w:rPr>
            <w:sz w:val="22"/>
            <w:szCs w:val="22"/>
            <w:lang w:val="es-ES_tradnl" w:eastAsia="ja-JP"/>
          </w:rPr>
          <w:delText xml:space="preserve"> </w:delText>
        </w:r>
      </w:del>
      <w:r>
        <w:rPr>
          <w:sz w:val="22"/>
          <w:szCs w:val="22"/>
          <w:lang w:val="es-ES_tradnl" w:eastAsia="ja-JP"/>
        </w:rPr>
        <w:t>Los problemas identificados en los negocios de cafeterías son los siguientes:</w:t>
      </w:r>
    </w:p>
    <w:p w:rsidR="00D92B16" w:rsidRDefault="00D92B16" w:rsidP="00D92B16">
      <w:pPr>
        <w:tabs>
          <w:tab w:val="num" w:pos="851"/>
        </w:tabs>
        <w:spacing w:line="276" w:lineRule="auto"/>
        <w:ind w:left="709"/>
        <w:rPr>
          <w:sz w:val="22"/>
          <w:szCs w:val="22"/>
          <w:lang w:val="es-ES_tradnl" w:eastAsia="ja-JP"/>
        </w:rPr>
      </w:pPr>
    </w:p>
    <w:p w:rsidR="00D92B16" w:rsidRDefault="00C604D6" w:rsidP="00D92B16">
      <w:pPr>
        <w:numPr>
          <w:ilvl w:val="0"/>
          <w:numId w:val="7"/>
        </w:numPr>
        <w:spacing w:line="276" w:lineRule="auto"/>
        <w:ind w:left="709"/>
        <w:rPr>
          <w:sz w:val="22"/>
          <w:szCs w:val="22"/>
          <w:lang w:val="es-ES_tradnl" w:eastAsia="ja-JP"/>
        </w:rPr>
      </w:pPr>
      <w:ins w:id="198" w:author="614n" w:date="2013-04-03T18:59:00Z">
        <w:r>
          <w:rPr>
            <w:sz w:val="22"/>
            <w:szCs w:val="22"/>
            <w:lang w:val="es-ES_tradnl" w:eastAsia="ja-JP"/>
          </w:rPr>
          <w:lastRenderedPageBreak/>
          <w:t xml:space="preserve">Se pierde información en los </w:t>
        </w:r>
      </w:ins>
      <w:del w:id="199" w:author="614n" w:date="2013-04-03T18:59:00Z">
        <w:r w:rsidR="00D92B16" w:rsidDel="00C604D6">
          <w:rPr>
            <w:sz w:val="22"/>
            <w:szCs w:val="22"/>
            <w:lang w:val="es-ES_tradnl" w:eastAsia="ja-JP"/>
          </w:rPr>
          <w:delText>P</w:delText>
        </w:r>
      </w:del>
      <w:ins w:id="200" w:author="614n" w:date="2013-04-03T18:59:00Z">
        <w:r>
          <w:rPr>
            <w:sz w:val="22"/>
            <w:szCs w:val="22"/>
            <w:lang w:val="es-ES_tradnl" w:eastAsia="ja-JP"/>
          </w:rPr>
          <w:t>p</w:t>
        </w:r>
      </w:ins>
      <w:r w:rsidR="00D92B16">
        <w:rPr>
          <w:sz w:val="22"/>
          <w:szCs w:val="22"/>
          <w:lang w:val="es-ES_tradnl" w:eastAsia="ja-JP"/>
        </w:rPr>
        <w:t xml:space="preserve">rocesos como registro de notas de entrada y generación de reportes por sucursal dentro de la empresa </w:t>
      </w:r>
      <w:ins w:id="201" w:author="614n" w:date="2013-04-03T19:00:00Z">
        <w:r>
          <w:rPr>
            <w:sz w:val="22"/>
            <w:szCs w:val="22"/>
            <w:lang w:val="es-ES_tradnl" w:eastAsia="ja-JP"/>
          </w:rPr>
          <w:t xml:space="preserve">debido a que son realizados </w:t>
        </w:r>
      </w:ins>
      <w:del w:id="202" w:author="614n" w:date="2013-04-03T19:00:00Z">
        <w:r w:rsidR="00D92B16" w:rsidDel="00C604D6">
          <w:rPr>
            <w:sz w:val="22"/>
            <w:szCs w:val="22"/>
            <w:lang w:val="es-ES_tradnl" w:eastAsia="ja-JP"/>
          </w:rPr>
          <w:delText xml:space="preserve">se hacen </w:delText>
        </w:r>
      </w:del>
      <w:r w:rsidR="00D92B16">
        <w:rPr>
          <w:sz w:val="22"/>
          <w:szCs w:val="22"/>
          <w:lang w:val="es-ES_tradnl" w:eastAsia="ja-JP"/>
        </w:rPr>
        <w:t xml:space="preserve">manualmente </w:t>
      </w:r>
      <w:del w:id="203" w:author="614n" w:date="2013-04-03T19:00:00Z">
        <w:r w:rsidR="00D92B16" w:rsidDel="00C604D6">
          <w:rPr>
            <w:sz w:val="22"/>
            <w:szCs w:val="22"/>
            <w:lang w:val="es-ES_tradnl" w:eastAsia="ja-JP"/>
          </w:rPr>
          <w:delText xml:space="preserve">y esto ocasiona pérdida de información </w:delText>
        </w:r>
      </w:del>
      <w:r w:rsidR="00D92B16" w:rsidRPr="00863F4B">
        <w:rPr>
          <w:sz w:val="22"/>
          <w:szCs w:val="22"/>
          <w:lang w:val="es-ES_tradnl" w:eastAsia="ja-JP"/>
        </w:rPr>
        <w:t>(DIAZ DE SANTOS, 1996).</w:t>
      </w:r>
    </w:p>
    <w:p w:rsidR="00D92B16" w:rsidRDefault="00D92B16" w:rsidP="00D92B16">
      <w:pPr>
        <w:tabs>
          <w:tab w:val="num" w:pos="851"/>
        </w:tabs>
        <w:spacing w:line="276" w:lineRule="auto"/>
        <w:ind w:left="709"/>
        <w:rPr>
          <w:sz w:val="22"/>
          <w:szCs w:val="22"/>
          <w:lang w:val="es-ES_tradnl" w:eastAsia="ja-JP"/>
        </w:rPr>
      </w:pPr>
    </w:p>
    <w:p w:rsidR="00D92B16" w:rsidRPr="00975D9C" w:rsidRDefault="0038292A" w:rsidP="00D92B16">
      <w:pPr>
        <w:numPr>
          <w:ilvl w:val="0"/>
          <w:numId w:val="7"/>
        </w:numPr>
        <w:spacing w:line="276" w:lineRule="auto"/>
        <w:ind w:left="709"/>
        <w:rPr>
          <w:sz w:val="22"/>
          <w:szCs w:val="22"/>
          <w:lang w:val="es-ES_tradnl" w:eastAsia="ja-JP"/>
        </w:rPr>
      </w:pPr>
      <w:ins w:id="204" w:author="614n" w:date="2013-04-03T19:01:00Z">
        <w:r>
          <w:rPr>
            <w:sz w:val="22"/>
            <w:szCs w:val="22"/>
            <w:lang w:val="es-ES_tradnl" w:eastAsia="ja-JP"/>
          </w:rPr>
          <w:t xml:space="preserve">El inventario está desorganizado y desactualizado en las sucursales y la central debido a </w:t>
        </w:r>
      </w:ins>
      <w:del w:id="205" w:author="614n" w:date="2013-04-03T19:03:00Z">
        <w:r w:rsidR="00D92B16" w:rsidDel="0038292A">
          <w:rPr>
            <w:sz w:val="22"/>
            <w:szCs w:val="22"/>
            <w:lang w:val="es-ES_tradnl" w:eastAsia="ja-JP"/>
          </w:rPr>
          <w:delText xml:space="preserve">Automatización de </w:delText>
        </w:r>
      </w:del>
      <w:r w:rsidR="00D92B16">
        <w:rPr>
          <w:sz w:val="22"/>
          <w:szCs w:val="22"/>
          <w:lang w:val="es-ES_tradnl" w:eastAsia="ja-JP"/>
        </w:rPr>
        <w:t>l</w:t>
      </w:r>
      <w:r w:rsidR="00D92B16" w:rsidRPr="00975D9C">
        <w:rPr>
          <w:sz w:val="22"/>
          <w:szCs w:val="22"/>
          <w:lang w:val="es-ES_tradnl" w:eastAsia="ja-JP"/>
        </w:rPr>
        <w:t>os procesos</w:t>
      </w:r>
      <w:r w:rsidR="00D92B16">
        <w:rPr>
          <w:sz w:val="22"/>
          <w:szCs w:val="22"/>
          <w:lang w:val="es-ES_tradnl" w:eastAsia="ja-JP"/>
        </w:rPr>
        <w:t xml:space="preserve"> en el área de Compras</w:t>
      </w:r>
      <w:r w:rsidR="00D92B16" w:rsidRPr="00975D9C">
        <w:rPr>
          <w:sz w:val="22"/>
          <w:szCs w:val="22"/>
          <w:lang w:val="es-ES_tradnl" w:eastAsia="ja-JP"/>
        </w:rPr>
        <w:t xml:space="preserve"> como el registro de mercaderías </w:t>
      </w:r>
      <w:del w:id="206" w:author="614n" w:date="2013-04-03T19:03:00Z">
        <w:r w:rsidR="00D92B16" w:rsidRPr="00975D9C" w:rsidDel="0038292A">
          <w:rPr>
            <w:sz w:val="22"/>
            <w:szCs w:val="22"/>
            <w:lang w:val="es-ES_tradnl" w:eastAsia="ja-JP"/>
          </w:rPr>
          <w:delText xml:space="preserve">en un negocio de cafeterías </w:delText>
        </w:r>
      </w:del>
      <w:r w:rsidR="00D92B16" w:rsidRPr="00975D9C">
        <w:rPr>
          <w:sz w:val="22"/>
          <w:szCs w:val="22"/>
          <w:lang w:val="es-ES_tradnl" w:eastAsia="ja-JP"/>
        </w:rPr>
        <w:t xml:space="preserve">se realiza </w:t>
      </w:r>
      <w:del w:id="207" w:author="614n" w:date="2013-04-03T19:03:00Z">
        <w:r w:rsidR="00D92B16" w:rsidRPr="00975D9C" w:rsidDel="0038292A">
          <w:rPr>
            <w:sz w:val="22"/>
            <w:szCs w:val="22"/>
            <w:lang w:val="es-ES_tradnl" w:eastAsia="ja-JP"/>
          </w:rPr>
          <w:delText>manualmente y est</w:delText>
        </w:r>
        <w:r w:rsidR="00D92B16" w:rsidDel="0038292A">
          <w:rPr>
            <w:sz w:val="22"/>
            <w:szCs w:val="22"/>
            <w:lang w:val="es-ES_tradnl" w:eastAsia="ja-JP"/>
          </w:rPr>
          <w:delText xml:space="preserve">o ocasiona problemas </w:delText>
        </w:r>
        <w:r w:rsidR="00D92B16" w:rsidRPr="00975D9C" w:rsidDel="0038292A">
          <w:rPr>
            <w:sz w:val="22"/>
            <w:szCs w:val="22"/>
            <w:lang w:val="es-ES_tradnl" w:eastAsia="ja-JP"/>
          </w:rPr>
          <w:delText>po</w:delText>
        </w:r>
        <w:r w:rsidR="00D92B16" w:rsidDel="0038292A">
          <w:rPr>
            <w:sz w:val="22"/>
            <w:szCs w:val="22"/>
            <w:lang w:val="es-ES_tradnl" w:eastAsia="ja-JP"/>
          </w:rPr>
          <w:delText xml:space="preserve">rque no se tiene un inventario </w:delText>
        </w:r>
        <w:r w:rsidR="00D92B16" w:rsidRPr="00975D9C" w:rsidDel="0038292A">
          <w:rPr>
            <w:sz w:val="22"/>
            <w:szCs w:val="22"/>
            <w:lang w:val="es-ES_tradnl" w:eastAsia="ja-JP"/>
          </w:rPr>
          <w:delText>de los produc</w:delText>
        </w:r>
        <w:r w:rsidR="00D92B16" w:rsidDel="0038292A">
          <w:rPr>
            <w:sz w:val="22"/>
            <w:szCs w:val="22"/>
            <w:lang w:val="es-ES_tradnl" w:eastAsia="ja-JP"/>
          </w:rPr>
          <w:delText xml:space="preserve">tos que ingresan a una sucursal </w:delText>
        </w:r>
      </w:del>
      <w:r w:rsidR="00D92B16" w:rsidRPr="00863F4B">
        <w:rPr>
          <w:sz w:val="22"/>
          <w:szCs w:val="22"/>
          <w:lang w:val="es-ES_tradnl" w:eastAsia="ja-JP"/>
        </w:rPr>
        <w:t>(DIAZ DE SANTOS, 1996).</w:t>
      </w:r>
    </w:p>
    <w:p w:rsidR="00D92B16" w:rsidRPr="00640251" w:rsidRDefault="00D92B16" w:rsidP="00D92B16">
      <w:pPr>
        <w:spacing w:line="276" w:lineRule="auto"/>
        <w:ind w:left="709"/>
        <w:rPr>
          <w:sz w:val="22"/>
          <w:szCs w:val="22"/>
          <w:lang w:val="es-ES_tradnl" w:eastAsia="ja-JP"/>
        </w:rPr>
      </w:pPr>
    </w:p>
    <w:p w:rsidR="00D92B16" w:rsidRDefault="00D92B16" w:rsidP="00D92B16">
      <w:pPr>
        <w:numPr>
          <w:ilvl w:val="0"/>
          <w:numId w:val="7"/>
        </w:numPr>
        <w:spacing w:line="276" w:lineRule="auto"/>
        <w:ind w:left="709"/>
        <w:rPr>
          <w:sz w:val="22"/>
          <w:szCs w:val="22"/>
          <w:lang w:val="es-ES_tradnl" w:eastAsia="ja-JP"/>
        </w:rPr>
      </w:pPr>
      <w:r w:rsidRPr="00D47180">
        <w:rPr>
          <w:sz w:val="22"/>
          <w:szCs w:val="22"/>
          <w:lang w:val="es-ES_tradnl" w:eastAsia="ja-JP"/>
        </w:rPr>
        <w:t xml:space="preserve">La </w:t>
      </w:r>
      <w:r>
        <w:rPr>
          <w:sz w:val="22"/>
          <w:szCs w:val="22"/>
          <w:lang w:val="es-ES_tradnl" w:eastAsia="ja-JP"/>
        </w:rPr>
        <w:t xml:space="preserve">integración de datos entre las </w:t>
      </w:r>
      <w:r w:rsidRPr="00D47180">
        <w:rPr>
          <w:sz w:val="22"/>
          <w:szCs w:val="22"/>
          <w:lang w:val="es-ES_tradnl" w:eastAsia="ja-JP"/>
        </w:rPr>
        <w:t>sucursales que tiene</w:t>
      </w:r>
      <w:r>
        <w:rPr>
          <w:sz w:val="22"/>
          <w:szCs w:val="22"/>
          <w:lang w:val="es-ES_tradnl" w:eastAsia="ja-JP"/>
        </w:rPr>
        <w:t>n la mayoría de</w:t>
      </w:r>
      <w:r w:rsidRPr="00D47180">
        <w:rPr>
          <w:sz w:val="22"/>
          <w:szCs w:val="22"/>
          <w:lang w:val="es-ES_tradnl" w:eastAsia="ja-JP"/>
        </w:rPr>
        <w:t xml:space="preserve"> la</w:t>
      </w:r>
      <w:r>
        <w:rPr>
          <w:sz w:val="22"/>
          <w:szCs w:val="22"/>
          <w:lang w:val="es-ES_tradnl" w:eastAsia="ja-JP"/>
        </w:rPr>
        <w:t>s</w:t>
      </w:r>
      <w:r w:rsidRPr="00D47180">
        <w:rPr>
          <w:sz w:val="22"/>
          <w:szCs w:val="22"/>
          <w:lang w:val="es-ES_tradnl" w:eastAsia="ja-JP"/>
        </w:rPr>
        <w:t xml:space="preserve"> empresa</w:t>
      </w:r>
      <w:r>
        <w:rPr>
          <w:sz w:val="22"/>
          <w:szCs w:val="22"/>
          <w:lang w:val="es-ES_tradnl" w:eastAsia="ja-JP"/>
        </w:rPr>
        <w:t>s</w:t>
      </w:r>
      <w:r w:rsidRPr="00D47180">
        <w:rPr>
          <w:sz w:val="22"/>
          <w:szCs w:val="22"/>
          <w:lang w:val="es-ES_tradnl" w:eastAsia="ja-JP"/>
        </w:rPr>
        <w:t xml:space="preserve"> no está</w:t>
      </w:r>
      <w:r>
        <w:rPr>
          <w:sz w:val="22"/>
          <w:szCs w:val="22"/>
          <w:lang w:val="es-ES_tradnl" w:eastAsia="ja-JP"/>
        </w:rPr>
        <w:t>n</w:t>
      </w:r>
      <w:r w:rsidRPr="00D47180">
        <w:rPr>
          <w:sz w:val="22"/>
          <w:szCs w:val="22"/>
          <w:lang w:val="es-ES_tradnl" w:eastAsia="ja-JP"/>
        </w:rPr>
        <w:t xml:space="preserve"> establecido</w:t>
      </w:r>
      <w:r>
        <w:rPr>
          <w:sz w:val="22"/>
          <w:szCs w:val="22"/>
          <w:lang w:val="es-ES_tradnl" w:eastAsia="ja-JP"/>
        </w:rPr>
        <w:t>s</w:t>
      </w:r>
      <w:r w:rsidRPr="00D47180">
        <w:rPr>
          <w:sz w:val="22"/>
          <w:szCs w:val="22"/>
          <w:lang w:val="es-ES_tradnl" w:eastAsia="ja-JP"/>
        </w:rPr>
        <w:t xml:space="preserve"> y esto dificulta al momento de administrar los clientes, el personal o los productos  de las distintas sucursales.</w:t>
      </w:r>
      <w:r>
        <w:rPr>
          <w:sz w:val="22"/>
          <w:szCs w:val="22"/>
          <w:lang w:val="es-ES_tradnl" w:eastAsia="ja-JP"/>
        </w:rPr>
        <w:t xml:space="preserve"> (GARCIA,2008)</w:t>
      </w:r>
    </w:p>
    <w:p w:rsidR="00D92B16" w:rsidRDefault="00D92B16" w:rsidP="00D92B16">
      <w:pPr>
        <w:spacing w:line="276" w:lineRule="auto"/>
        <w:ind w:left="709"/>
        <w:rPr>
          <w:sz w:val="22"/>
          <w:szCs w:val="22"/>
          <w:lang w:val="es-ES_tradnl" w:eastAsia="ja-JP"/>
        </w:rPr>
      </w:pPr>
    </w:p>
    <w:p w:rsidR="00D92B16" w:rsidRPr="00CA12B7" w:rsidRDefault="00D92B16" w:rsidP="00D92B16">
      <w:pPr>
        <w:numPr>
          <w:ilvl w:val="0"/>
          <w:numId w:val="7"/>
        </w:numPr>
        <w:spacing w:line="276" w:lineRule="auto"/>
        <w:ind w:left="709"/>
        <w:rPr>
          <w:sz w:val="22"/>
          <w:szCs w:val="22"/>
          <w:lang w:val="es-ES_tradnl" w:eastAsia="ja-JP"/>
        </w:rPr>
      </w:pPr>
      <w:r>
        <w:rPr>
          <w:sz w:val="22"/>
          <w:szCs w:val="22"/>
          <w:lang w:val="es-ES_tradnl" w:eastAsia="ja-JP"/>
        </w:rPr>
        <w:t xml:space="preserve">La falta de reportes constantes de las sucursales dificulta la labor del gerente, pues </w:t>
      </w:r>
      <w:r w:rsidRPr="00D47180">
        <w:rPr>
          <w:sz w:val="22"/>
          <w:szCs w:val="22"/>
          <w:lang w:val="es-ES_tradnl" w:eastAsia="ja-JP"/>
        </w:rPr>
        <w:t>no sabe con exactitud qué factores afectan en el negocio</w:t>
      </w:r>
      <w:r>
        <w:rPr>
          <w:sz w:val="22"/>
          <w:szCs w:val="22"/>
          <w:lang w:val="es-ES_tradnl" w:eastAsia="ja-JP"/>
        </w:rPr>
        <w:t>; e</w:t>
      </w:r>
      <w:r w:rsidRPr="00D47180">
        <w:rPr>
          <w:sz w:val="22"/>
          <w:szCs w:val="22"/>
          <w:lang w:val="es-ES_tradnl" w:eastAsia="ja-JP"/>
        </w:rPr>
        <w:t xml:space="preserve">stos factores pueden </w:t>
      </w:r>
      <w:r w:rsidRPr="00CA12B7">
        <w:rPr>
          <w:sz w:val="22"/>
          <w:szCs w:val="22"/>
          <w:lang w:val="es-ES_tradnl" w:eastAsia="ja-JP"/>
        </w:rPr>
        <w:t>ser control de horario del personal, ma</w:t>
      </w:r>
      <w:r>
        <w:rPr>
          <w:sz w:val="22"/>
          <w:szCs w:val="22"/>
          <w:lang w:val="es-ES_tradnl" w:eastAsia="ja-JP"/>
        </w:rPr>
        <w:t>nejo de quejas de los clientes</w:t>
      </w:r>
      <w:r w:rsidRPr="00CA12B7">
        <w:rPr>
          <w:sz w:val="22"/>
          <w:szCs w:val="22"/>
          <w:lang w:val="es-ES_tradnl" w:eastAsia="ja-JP"/>
        </w:rPr>
        <w:t xml:space="preserve"> entre otros</w:t>
      </w:r>
      <w:r>
        <w:rPr>
          <w:sz w:val="22"/>
          <w:szCs w:val="22"/>
          <w:lang w:val="es-ES_tradnl" w:eastAsia="ja-JP"/>
        </w:rPr>
        <w:t xml:space="preserve"> (</w:t>
      </w:r>
      <w:r w:rsidRPr="0082782D">
        <w:rPr>
          <w:sz w:val="22"/>
          <w:szCs w:val="22"/>
          <w:lang w:eastAsia="ja-JP"/>
        </w:rPr>
        <w:t>GARCIA, 20</w:t>
      </w:r>
      <w:r>
        <w:rPr>
          <w:sz w:val="22"/>
          <w:szCs w:val="22"/>
          <w:lang w:eastAsia="ja-JP"/>
        </w:rPr>
        <w:t>08</w:t>
      </w:r>
      <w:r>
        <w:rPr>
          <w:sz w:val="22"/>
          <w:szCs w:val="22"/>
          <w:lang w:val="es-ES_tradnl" w:eastAsia="ja-JP"/>
        </w:rPr>
        <w:t>).</w:t>
      </w:r>
    </w:p>
    <w:p w:rsidR="00D92B16" w:rsidRPr="00CA12B7" w:rsidRDefault="00D92B16" w:rsidP="00D92B16">
      <w:pPr>
        <w:spacing w:line="276" w:lineRule="auto"/>
        <w:ind w:left="709"/>
        <w:rPr>
          <w:sz w:val="22"/>
          <w:szCs w:val="22"/>
          <w:highlight w:val="yellow"/>
          <w:lang w:val="es-ES_tradnl" w:eastAsia="ja-JP"/>
        </w:rPr>
      </w:pPr>
    </w:p>
    <w:p w:rsidR="00D92B16" w:rsidRDefault="00D92B16" w:rsidP="00D92B16">
      <w:pPr>
        <w:numPr>
          <w:ilvl w:val="0"/>
          <w:numId w:val="7"/>
        </w:numPr>
        <w:spacing w:line="276" w:lineRule="auto"/>
        <w:ind w:left="709"/>
        <w:rPr>
          <w:sz w:val="22"/>
          <w:szCs w:val="22"/>
          <w:lang w:val="es-ES_tradnl" w:eastAsia="ja-JP"/>
        </w:rPr>
      </w:pPr>
      <w:r>
        <w:rPr>
          <w:sz w:val="22"/>
          <w:szCs w:val="22"/>
          <w:lang w:val="es-ES_tradnl" w:eastAsia="ja-JP"/>
        </w:rPr>
        <w:t>El problema que existe en el área</w:t>
      </w:r>
      <w:r w:rsidRPr="00EA6501">
        <w:rPr>
          <w:sz w:val="22"/>
          <w:szCs w:val="22"/>
          <w:lang w:val="es-ES_tradnl" w:eastAsia="ja-JP"/>
        </w:rPr>
        <w:t xml:space="preserve"> de Administración</w:t>
      </w:r>
      <w:r>
        <w:rPr>
          <w:sz w:val="22"/>
          <w:szCs w:val="22"/>
          <w:lang w:val="es-ES_tradnl" w:eastAsia="ja-JP"/>
        </w:rPr>
        <w:t xml:space="preserve"> es la falta de con</w:t>
      </w:r>
      <w:r w:rsidRPr="00EA6501">
        <w:rPr>
          <w:sz w:val="22"/>
          <w:szCs w:val="22"/>
          <w:lang w:val="es-ES_tradnl" w:eastAsia="ja-JP"/>
        </w:rPr>
        <w:t>trol e</w:t>
      </w:r>
      <w:r>
        <w:rPr>
          <w:sz w:val="22"/>
          <w:szCs w:val="22"/>
          <w:lang w:val="es-ES_tradnl" w:eastAsia="ja-JP"/>
        </w:rPr>
        <w:t>n los</w:t>
      </w:r>
      <w:r w:rsidRPr="00EA6501">
        <w:rPr>
          <w:sz w:val="22"/>
          <w:szCs w:val="22"/>
          <w:lang w:val="es-ES_tradnl" w:eastAsia="ja-JP"/>
        </w:rPr>
        <w:t xml:space="preserve"> horarios del personal, lo que ocasiona</w:t>
      </w:r>
      <w:r>
        <w:rPr>
          <w:sz w:val="22"/>
          <w:szCs w:val="22"/>
          <w:lang w:val="es-ES_tradnl" w:eastAsia="ja-JP"/>
        </w:rPr>
        <w:t xml:space="preserve"> una mala distribución del personal dentro del local; por consiguiente, al gerente le dificulta ubicar al empleado para comunicarse o dar instrucciones (SNELL, 2008).   </w:t>
      </w:r>
    </w:p>
    <w:p w:rsidR="00D92B16" w:rsidRPr="00EA6501" w:rsidRDefault="00D92B16" w:rsidP="00D92B16">
      <w:pPr>
        <w:spacing w:line="276" w:lineRule="auto"/>
        <w:ind w:left="709"/>
        <w:rPr>
          <w:sz w:val="22"/>
          <w:szCs w:val="22"/>
          <w:lang w:val="es-ES_tradnl" w:eastAsia="ja-JP"/>
        </w:rPr>
      </w:pPr>
    </w:p>
    <w:p w:rsidR="00D92B16" w:rsidRPr="00D870F2" w:rsidRDefault="00D92B16" w:rsidP="00D92B16">
      <w:pPr>
        <w:numPr>
          <w:ilvl w:val="0"/>
          <w:numId w:val="7"/>
        </w:numPr>
        <w:spacing w:line="276" w:lineRule="auto"/>
        <w:ind w:left="709"/>
        <w:rPr>
          <w:sz w:val="22"/>
          <w:szCs w:val="22"/>
          <w:lang w:val="es-ES_tradnl" w:eastAsia="ja-JP"/>
        </w:rPr>
      </w:pPr>
      <w:r>
        <w:rPr>
          <w:sz w:val="22"/>
          <w:szCs w:val="22"/>
          <w:lang w:val="es-ES_tradnl" w:eastAsia="ja-JP"/>
        </w:rPr>
        <w:t xml:space="preserve">Otro problema que existe es no tener acceso al código fuente del sistema, </w:t>
      </w:r>
      <w:r w:rsidRPr="00D870F2">
        <w:rPr>
          <w:sz w:val="22"/>
          <w:szCs w:val="22"/>
          <w:lang w:val="es-ES_tradnl" w:eastAsia="ja-JP"/>
        </w:rPr>
        <w:t>porque no se puede hacer mantenimiento o cambio al sistema</w:t>
      </w:r>
      <w:r>
        <w:rPr>
          <w:sz w:val="22"/>
          <w:szCs w:val="22"/>
          <w:lang w:val="es-ES_tradnl" w:eastAsia="ja-JP"/>
        </w:rPr>
        <w:t>, que permite agregar funcionalidades en caso que el negocio cambie (LAUDON, 2010).</w:t>
      </w:r>
    </w:p>
    <w:p w:rsidR="00D92B16" w:rsidRPr="00D870F2" w:rsidRDefault="00D92B16" w:rsidP="00D92B16">
      <w:pPr>
        <w:spacing w:line="276" w:lineRule="auto"/>
        <w:rPr>
          <w:sz w:val="22"/>
          <w:szCs w:val="22"/>
          <w:lang w:val="es-ES_tradnl" w:eastAsia="ja-JP"/>
        </w:rPr>
      </w:pPr>
    </w:p>
    <w:p w:rsidR="00D92B16" w:rsidRDefault="00D92B16" w:rsidP="00D92B16">
      <w:pPr>
        <w:tabs>
          <w:tab w:val="num" w:pos="851"/>
        </w:tabs>
        <w:ind w:left="426"/>
        <w:rPr>
          <w:sz w:val="22"/>
          <w:szCs w:val="22"/>
          <w:lang w:val="es-ES_tradnl" w:eastAsia="ja-JP"/>
        </w:rPr>
      </w:pPr>
      <w:r>
        <w:rPr>
          <w:sz w:val="22"/>
          <w:szCs w:val="22"/>
          <w:lang w:val="es-ES_tradnl" w:eastAsia="ja-JP"/>
        </w:rPr>
        <w:t xml:space="preserve">Al </w:t>
      </w:r>
      <w:del w:id="208" w:author="614n" w:date="2013-02-09T19:28:00Z">
        <w:r w:rsidDel="00A97ECE">
          <w:rPr>
            <w:sz w:val="22"/>
            <w:szCs w:val="22"/>
            <w:lang w:val="es-ES_tradnl" w:eastAsia="ja-JP"/>
          </w:rPr>
          <w:delText xml:space="preserve">tener </w:delText>
        </w:r>
      </w:del>
      <w:ins w:id="209" w:author="614n" w:date="2013-02-09T19:28:00Z">
        <w:r w:rsidR="00A97ECE">
          <w:rPr>
            <w:sz w:val="22"/>
            <w:szCs w:val="22"/>
            <w:lang w:val="es-ES_tradnl" w:eastAsia="ja-JP"/>
          </w:rPr>
          <w:t>contar con</w:t>
        </w:r>
      </w:ins>
      <w:del w:id="210" w:author="614n" w:date="2013-02-09T19:28:00Z">
        <w:r w:rsidDel="00A97ECE">
          <w:rPr>
            <w:sz w:val="22"/>
            <w:szCs w:val="22"/>
            <w:lang w:val="es-ES_tradnl" w:eastAsia="ja-JP"/>
          </w:rPr>
          <w:delText>estos</w:delText>
        </w:r>
      </w:del>
      <w:r>
        <w:rPr>
          <w:sz w:val="22"/>
          <w:szCs w:val="22"/>
          <w:lang w:val="es-ES_tradnl" w:eastAsia="ja-JP"/>
        </w:rPr>
        <w:t xml:space="preserve"> problema</w:t>
      </w:r>
      <w:ins w:id="211" w:author="614n" w:date="2013-02-09T19:28:00Z">
        <w:r w:rsidR="00A97ECE">
          <w:rPr>
            <w:sz w:val="22"/>
            <w:szCs w:val="22"/>
            <w:lang w:val="es-ES_tradnl" w:eastAsia="ja-JP"/>
          </w:rPr>
          <w:t>s, los</w:t>
        </w:r>
      </w:ins>
      <w:del w:id="212" w:author="614n" w:date="2013-02-09T19:28:00Z">
        <w:r w:rsidDel="00A97ECE">
          <w:rPr>
            <w:sz w:val="22"/>
            <w:szCs w:val="22"/>
            <w:lang w:val="es-ES_tradnl" w:eastAsia="ja-JP"/>
          </w:rPr>
          <w:delText>s</w:delText>
        </w:r>
        <w:r w:rsidRPr="00E03FAA" w:rsidDel="00A97ECE">
          <w:rPr>
            <w:sz w:val="22"/>
            <w:szCs w:val="22"/>
            <w:lang w:val="es-ES_tradnl" w:eastAsia="ja-JP"/>
          </w:rPr>
          <w:delText xml:space="preserve"> </w:delText>
        </w:r>
        <w:r w:rsidDel="00A97ECE">
          <w:rPr>
            <w:sz w:val="22"/>
            <w:szCs w:val="22"/>
            <w:lang w:val="es-ES_tradnl" w:eastAsia="ja-JP"/>
          </w:rPr>
          <w:delText>en un</w:delText>
        </w:r>
      </w:del>
      <w:r>
        <w:rPr>
          <w:sz w:val="22"/>
          <w:szCs w:val="22"/>
          <w:lang w:val="es-ES_tradnl" w:eastAsia="ja-JP"/>
        </w:rPr>
        <w:t xml:space="preserve"> negocio</w:t>
      </w:r>
      <w:ins w:id="213" w:author="614n" w:date="2013-02-09T19:28:00Z">
        <w:r w:rsidR="00A97ECE">
          <w:rPr>
            <w:sz w:val="22"/>
            <w:szCs w:val="22"/>
            <w:lang w:val="es-ES_tradnl" w:eastAsia="ja-JP"/>
          </w:rPr>
          <w:t>s</w:t>
        </w:r>
      </w:ins>
      <w:r>
        <w:rPr>
          <w:sz w:val="22"/>
          <w:szCs w:val="22"/>
          <w:lang w:val="es-ES_tradnl" w:eastAsia="ja-JP"/>
        </w:rPr>
        <w:t xml:space="preserve"> de cafeterías, </w:t>
      </w:r>
      <w:r w:rsidRPr="00E03FAA">
        <w:rPr>
          <w:sz w:val="22"/>
          <w:szCs w:val="22"/>
          <w:lang w:val="es-ES_tradnl" w:eastAsia="ja-JP"/>
        </w:rPr>
        <w:t xml:space="preserve">obligan a desarrollar </w:t>
      </w:r>
      <w:r>
        <w:rPr>
          <w:sz w:val="22"/>
          <w:szCs w:val="22"/>
          <w:lang w:val="es-ES_tradnl" w:eastAsia="ja-JP"/>
        </w:rPr>
        <w:t xml:space="preserve">aplicaciones </w:t>
      </w:r>
      <w:r w:rsidRPr="00F524E2">
        <w:rPr>
          <w:sz w:val="22"/>
          <w:szCs w:val="22"/>
          <w:lang w:val="es-ES_tradnl" w:eastAsia="ja-JP"/>
        </w:rPr>
        <w:t>tanto</w:t>
      </w:r>
      <w:r>
        <w:rPr>
          <w:sz w:val="22"/>
          <w:szCs w:val="22"/>
          <w:lang w:val="es-ES_tradnl" w:eastAsia="ja-JP"/>
        </w:rPr>
        <w:t xml:space="preserve"> W</w:t>
      </w:r>
      <w:r w:rsidRPr="00E03FAA">
        <w:rPr>
          <w:sz w:val="22"/>
          <w:szCs w:val="22"/>
          <w:lang w:val="es-ES_tradnl" w:eastAsia="ja-JP"/>
        </w:rPr>
        <w:t xml:space="preserve">eb como </w:t>
      </w:r>
      <w:r>
        <w:rPr>
          <w:sz w:val="22"/>
          <w:szCs w:val="22"/>
          <w:lang w:val="es-ES_tradnl" w:eastAsia="ja-JP"/>
        </w:rPr>
        <w:t>de escritorio</w:t>
      </w:r>
      <w:r w:rsidRPr="00E03FAA">
        <w:rPr>
          <w:sz w:val="22"/>
          <w:szCs w:val="22"/>
          <w:lang w:val="es-ES_tradnl" w:eastAsia="ja-JP"/>
        </w:rPr>
        <w:t xml:space="preserve"> para un mejor desempeño </w:t>
      </w:r>
      <w:r>
        <w:rPr>
          <w:sz w:val="22"/>
          <w:szCs w:val="22"/>
          <w:lang w:val="es-ES_tradnl" w:eastAsia="ja-JP"/>
        </w:rPr>
        <w:t>en el negocio (LAUDON, 2010). Por ende, los problemas ya mencionados en el área de compras, como el registro de notas de entrada y  generación de reportes; en el área de almacén, como el registro de las mercaderías; en el área de ventas, como la generación de reportes, registro de ventas y promociones; y finalmente en el área de administración, como el control del horario del personal dentro de</w:t>
      </w:r>
      <w:ins w:id="214" w:author="614n" w:date="2013-02-09T19:33:00Z">
        <w:r w:rsidR="00956F23">
          <w:rPr>
            <w:sz w:val="22"/>
            <w:szCs w:val="22"/>
            <w:lang w:val="es-ES_tradnl" w:eastAsia="ja-JP"/>
          </w:rPr>
          <w:t>l negocio, se solucionan</w:t>
        </w:r>
      </w:ins>
      <w:del w:id="215" w:author="614n" w:date="2013-02-09T19:33:00Z">
        <w:r w:rsidDel="00956F23">
          <w:rPr>
            <w:sz w:val="22"/>
            <w:szCs w:val="22"/>
            <w:lang w:val="es-ES_tradnl" w:eastAsia="ja-JP"/>
          </w:rPr>
          <w:delText xml:space="preserve"> una empresa  podrían solucionarse </w:delText>
        </w:r>
      </w:del>
      <w:ins w:id="216" w:author="614n" w:date="2013-02-09T19:33:00Z">
        <w:r w:rsidR="00956F23">
          <w:rPr>
            <w:sz w:val="22"/>
            <w:szCs w:val="22"/>
            <w:lang w:val="es-ES_tradnl" w:eastAsia="ja-JP"/>
          </w:rPr>
          <w:t xml:space="preserve"> </w:t>
        </w:r>
      </w:ins>
      <w:r>
        <w:rPr>
          <w:sz w:val="22"/>
          <w:szCs w:val="22"/>
          <w:lang w:val="es-ES_tradnl" w:eastAsia="ja-JP"/>
        </w:rPr>
        <w:t xml:space="preserve">mediante un sistema informático que cubra las necesidades descritas. </w:t>
      </w:r>
    </w:p>
    <w:p w:rsidR="00D92B16" w:rsidRDefault="00D92B16" w:rsidP="00D92B16">
      <w:pPr>
        <w:tabs>
          <w:tab w:val="num" w:pos="851"/>
        </w:tabs>
        <w:ind w:left="426"/>
        <w:rPr>
          <w:sz w:val="22"/>
          <w:szCs w:val="22"/>
          <w:lang w:val="es-ES_tradnl" w:eastAsia="ja-JP"/>
        </w:rPr>
      </w:pPr>
    </w:p>
    <w:p w:rsidR="00AE7A4A" w:rsidRPr="00D92B16" w:rsidRDefault="00D92B16" w:rsidP="00D92B16">
      <w:pPr>
        <w:pStyle w:val="Ttulo2"/>
        <w:numPr>
          <w:ilvl w:val="1"/>
          <w:numId w:val="5"/>
        </w:numPr>
        <w:ind w:left="567" w:hanging="567"/>
        <w:rPr>
          <w:color w:val="auto"/>
          <w:sz w:val="24"/>
          <w:szCs w:val="24"/>
          <w:lang w:val="es-PE"/>
        </w:rPr>
      </w:pPr>
      <w:bookmarkStart w:id="217" w:name="_Toc342232244"/>
      <w:bookmarkStart w:id="218" w:name="_Toc342232270"/>
      <w:bookmarkStart w:id="219" w:name="_Toc342249959"/>
      <w:r w:rsidRPr="00D92B16">
        <w:rPr>
          <w:color w:val="auto"/>
          <w:sz w:val="24"/>
          <w:szCs w:val="24"/>
          <w:lang w:val="es-PE"/>
        </w:rPr>
        <w:t>Objetivo General</w:t>
      </w:r>
      <w:bookmarkEnd w:id="217"/>
      <w:bookmarkEnd w:id="218"/>
      <w:bookmarkEnd w:id="219"/>
    </w:p>
    <w:p w:rsidR="00AE7A4A" w:rsidRDefault="00AE7A4A">
      <w:pPr>
        <w:rPr>
          <w:lang w:val="es-PE"/>
        </w:rPr>
      </w:pPr>
    </w:p>
    <w:p w:rsidR="00D92B16" w:rsidRPr="008B4D26" w:rsidRDefault="00D92B16" w:rsidP="00D92B16">
      <w:pPr>
        <w:tabs>
          <w:tab w:val="num" w:pos="851"/>
        </w:tabs>
        <w:ind w:left="426"/>
        <w:rPr>
          <w:sz w:val="22"/>
          <w:szCs w:val="22"/>
          <w:lang w:val="es-ES_tradnl" w:eastAsia="ja-JP"/>
        </w:rPr>
      </w:pPr>
      <w:r w:rsidRPr="008B4D26">
        <w:rPr>
          <w:sz w:val="22"/>
          <w:szCs w:val="22"/>
          <w:lang w:val="es-ES_tradnl" w:eastAsia="ja-JP"/>
        </w:rPr>
        <w:t xml:space="preserve">Implementar un sistema de información de código abierto para automatizar las operaciones de las áreas de almacén, compras, ventas y administración de sucursales en una cadena de cafeterías. </w:t>
      </w:r>
    </w:p>
    <w:p w:rsidR="00AE7A4A" w:rsidRPr="00D92B16" w:rsidRDefault="00AE7A4A">
      <w:pPr>
        <w:rPr>
          <w:lang w:val="es-ES_tradnl"/>
        </w:rPr>
      </w:pPr>
    </w:p>
    <w:p w:rsidR="00AE7A4A" w:rsidRDefault="00433E51" w:rsidP="00433E51">
      <w:pPr>
        <w:pStyle w:val="Ttulo2"/>
        <w:numPr>
          <w:ilvl w:val="1"/>
          <w:numId w:val="5"/>
        </w:numPr>
        <w:ind w:left="567" w:hanging="567"/>
        <w:rPr>
          <w:ins w:id="220" w:author="614n" w:date="2013-04-03T19:14:00Z"/>
          <w:color w:val="auto"/>
          <w:sz w:val="24"/>
          <w:szCs w:val="24"/>
          <w:lang w:val="es-PE"/>
        </w:rPr>
      </w:pPr>
      <w:bookmarkStart w:id="221" w:name="_Toc342232245"/>
      <w:bookmarkStart w:id="222" w:name="_Toc342232271"/>
      <w:bookmarkStart w:id="223" w:name="_Toc342249960"/>
      <w:r w:rsidRPr="00433E51">
        <w:rPr>
          <w:color w:val="auto"/>
          <w:sz w:val="24"/>
          <w:szCs w:val="24"/>
          <w:lang w:val="es-PE"/>
        </w:rPr>
        <w:t>Objetivos Específicos</w:t>
      </w:r>
      <w:bookmarkEnd w:id="221"/>
      <w:bookmarkEnd w:id="222"/>
      <w:bookmarkEnd w:id="223"/>
    </w:p>
    <w:p w:rsidR="00305A43" w:rsidRPr="00305A43" w:rsidRDefault="00305A43">
      <w:pPr>
        <w:rPr>
          <w:lang w:val="es-PE"/>
          <w:rPrChange w:id="224" w:author="614n" w:date="2013-04-03T19:14:00Z">
            <w:rPr>
              <w:color w:val="auto"/>
              <w:sz w:val="24"/>
              <w:szCs w:val="24"/>
              <w:lang w:val="es-PE"/>
            </w:rPr>
          </w:rPrChange>
        </w:rPr>
        <w:pPrChange w:id="225" w:author="614n" w:date="2013-04-03T19:14:00Z">
          <w:pPr>
            <w:pStyle w:val="Ttulo2"/>
            <w:numPr>
              <w:ilvl w:val="1"/>
              <w:numId w:val="5"/>
            </w:numPr>
            <w:ind w:left="567" w:hanging="567"/>
          </w:pPr>
        </w:pPrChange>
      </w:pPr>
    </w:p>
    <w:p w:rsidR="00433E51" w:rsidRPr="00305A43" w:rsidRDefault="00305A43">
      <w:pPr>
        <w:tabs>
          <w:tab w:val="num" w:pos="851"/>
        </w:tabs>
        <w:ind w:left="426"/>
        <w:rPr>
          <w:ins w:id="226" w:author="614n" w:date="2013-04-03T19:13:00Z"/>
          <w:sz w:val="22"/>
          <w:szCs w:val="22"/>
          <w:lang w:val="es-ES_tradnl" w:eastAsia="ja-JP"/>
          <w:rPrChange w:id="227" w:author="614n" w:date="2013-04-03T19:14:00Z">
            <w:rPr>
              <w:ins w:id="228" w:author="614n" w:date="2013-04-03T19:13:00Z"/>
              <w:lang w:val="es-PE"/>
            </w:rPr>
          </w:rPrChange>
        </w:rPr>
        <w:pPrChange w:id="229" w:author="614n" w:date="2013-04-03T19:14:00Z">
          <w:pPr/>
        </w:pPrChange>
      </w:pPr>
      <w:ins w:id="230" w:author="614n" w:date="2013-04-03T19:14:00Z">
        <w:r w:rsidRPr="00305A43">
          <w:rPr>
            <w:sz w:val="22"/>
            <w:szCs w:val="22"/>
            <w:lang w:val="es-ES_tradnl" w:eastAsia="ja-JP"/>
            <w:rPrChange w:id="231" w:author="614n" w:date="2013-04-03T19:14:00Z">
              <w:rPr>
                <w:lang w:val="es-PE"/>
              </w:rPr>
            </w:rPrChange>
          </w:rPr>
          <w:t>Los objetivos específicos para implementar el objetivo general son:</w:t>
        </w:r>
      </w:ins>
    </w:p>
    <w:p w:rsidR="00305A43" w:rsidRDefault="00305A43">
      <w:pPr>
        <w:rPr>
          <w:lang w:val="es-PE"/>
        </w:rPr>
      </w:pPr>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Facilitar el registro de documentos y la generación de reportes en el área de compras de una cadena de cafeterías.</w:t>
      </w:r>
      <w:ins w:id="232" w:author="614n" w:date="2013-02-09T19:33:00Z">
        <w:r w:rsidR="00695FE2">
          <w:rPr>
            <w:sz w:val="22"/>
            <w:szCs w:val="22"/>
            <w:lang w:val="es-ES_tradnl" w:eastAsia="ja-JP"/>
          </w:rPr>
          <w:t>[OE1]</w:t>
        </w:r>
      </w:ins>
    </w:p>
    <w:p w:rsidR="00433E51" w:rsidRPr="00695FE2" w:rsidRDefault="00433E51" w:rsidP="00695FE2">
      <w:pPr>
        <w:numPr>
          <w:ilvl w:val="0"/>
          <w:numId w:val="9"/>
        </w:numPr>
        <w:spacing w:line="276" w:lineRule="auto"/>
        <w:ind w:left="709"/>
        <w:rPr>
          <w:sz w:val="22"/>
          <w:szCs w:val="22"/>
          <w:lang w:val="es-ES_tradnl" w:eastAsia="ja-JP"/>
        </w:rPr>
      </w:pPr>
      <w:r w:rsidRPr="00433E51">
        <w:rPr>
          <w:sz w:val="22"/>
          <w:szCs w:val="22"/>
          <w:lang w:val="es-ES_tradnl" w:eastAsia="ja-JP"/>
        </w:rPr>
        <w:lastRenderedPageBreak/>
        <w:t>Desarrollar una plataforma para la gestión de mercaderías en el área de almacén.</w:t>
      </w:r>
      <w:ins w:id="233" w:author="614n" w:date="2013-02-09T19:33:00Z">
        <w:r w:rsidR="00695FE2" w:rsidRPr="00695FE2">
          <w:rPr>
            <w:sz w:val="22"/>
            <w:szCs w:val="22"/>
            <w:lang w:val="es-ES_tradnl" w:eastAsia="ja-JP"/>
          </w:rPr>
          <w:t xml:space="preserve"> </w:t>
        </w:r>
        <w:r w:rsidR="00695FE2">
          <w:rPr>
            <w:sz w:val="22"/>
            <w:szCs w:val="22"/>
            <w:lang w:val="es-ES_tradnl" w:eastAsia="ja-JP"/>
          </w:rPr>
          <w:t>[OE2]</w:t>
        </w:r>
      </w:ins>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Proveer un medio para el registro, control de promociones y reportes en el área de ventas.</w:t>
      </w:r>
      <w:ins w:id="234" w:author="614n" w:date="2013-02-09T19:33:00Z">
        <w:r w:rsidR="00695FE2" w:rsidRPr="00695FE2">
          <w:rPr>
            <w:sz w:val="22"/>
            <w:szCs w:val="22"/>
            <w:lang w:val="es-ES_tradnl" w:eastAsia="ja-JP"/>
          </w:rPr>
          <w:t xml:space="preserve"> </w:t>
        </w:r>
        <w:r w:rsidR="00695FE2">
          <w:rPr>
            <w:sz w:val="22"/>
            <w:szCs w:val="22"/>
            <w:lang w:val="es-ES_tradnl" w:eastAsia="ja-JP"/>
          </w:rPr>
          <w:t>[OE3]</w:t>
        </w:r>
      </w:ins>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Contar con un entorno que facilite la gestión del personal y control de usuarios en el área de Administración.</w:t>
      </w:r>
      <w:ins w:id="235" w:author="614n" w:date="2013-02-09T19:33:00Z">
        <w:r w:rsidR="00695FE2" w:rsidRPr="00695FE2">
          <w:rPr>
            <w:sz w:val="22"/>
            <w:szCs w:val="22"/>
            <w:lang w:val="es-ES_tradnl" w:eastAsia="ja-JP"/>
          </w:rPr>
          <w:t xml:space="preserve"> </w:t>
        </w:r>
        <w:r w:rsidR="00695FE2">
          <w:rPr>
            <w:sz w:val="22"/>
            <w:szCs w:val="22"/>
            <w:lang w:val="es-ES_tradnl" w:eastAsia="ja-JP"/>
          </w:rPr>
          <w:t>[OE</w:t>
        </w:r>
      </w:ins>
      <w:ins w:id="236" w:author="614n" w:date="2013-02-09T19:34:00Z">
        <w:r w:rsidR="00695FE2">
          <w:rPr>
            <w:sz w:val="22"/>
            <w:szCs w:val="22"/>
            <w:lang w:val="es-ES_tradnl" w:eastAsia="ja-JP"/>
          </w:rPr>
          <w:t>4</w:t>
        </w:r>
      </w:ins>
      <w:ins w:id="237" w:author="614n" w:date="2013-02-09T19:33:00Z">
        <w:r w:rsidR="00695FE2">
          <w:rPr>
            <w:sz w:val="22"/>
            <w:szCs w:val="22"/>
            <w:lang w:val="es-ES_tradnl" w:eastAsia="ja-JP"/>
          </w:rPr>
          <w:t>]</w:t>
        </w:r>
      </w:ins>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Diseñar e implementar un medio integrado que soporte las operaciones de un negocio de cafeterías.</w:t>
      </w:r>
      <w:ins w:id="238" w:author="614n" w:date="2013-02-09T19:33:00Z">
        <w:r w:rsidR="00695FE2" w:rsidRPr="00695FE2">
          <w:rPr>
            <w:sz w:val="22"/>
            <w:szCs w:val="22"/>
            <w:lang w:val="es-ES_tradnl" w:eastAsia="ja-JP"/>
          </w:rPr>
          <w:t xml:space="preserve"> </w:t>
        </w:r>
        <w:r w:rsidR="00695FE2">
          <w:rPr>
            <w:sz w:val="22"/>
            <w:szCs w:val="22"/>
            <w:lang w:val="es-ES_tradnl" w:eastAsia="ja-JP"/>
          </w:rPr>
          <w:t>[OE</w:t>
        </w:r>
      </w:ins>
      <w:ins w:id="239" w:author="614n" w:date="2013-02-09T19:34:00Z">
        <w:r w:rsidR="00695FE2">
          <w:rPr>
            <w:sz w:val="22"/>
            <w:szCs w:val="22"/>
            <w:lang w:val="es-ES_tradnl" w:eastAsia="ja-JP"/>
          </w:rPr>
          <w:t>5</w:t>
        </w:r>
      </w:ins>
      <w:ins w:id="240" w:author="614n" w:date="2013-02-09T19:33:00Z">
        <w:r w:rsidR="00695FE2">
          <w:rPr>
            <w:sz w:val="22"/>
            <w:szCs w:val="22"/>
            <w:lang w:val="es-ES_tradnl" w:eastAsia="ja-JP"/>
          </w:rPr>
          <w:t>]</w:t>
        </w:r>
      </w:ins>
    </w:p>
    <w:p w:rsidR="00433E51" w:rsidRDefault="00433E51">
      <w:pPr>
        <w:rPr>
          <w:lang w:val="es-ES_tradnl"/>
        </w:rPr>
      </w:pPr>
    </w:p>
    <w:p w:rsidR="00433E51" w:rsidRPr="00433E51" w:rsidRDefault="00433E51" w:rsidP="00433E51">
      <w:pPr>
        <w:pStyle w:val="Ttulo2"/>
        <w:numPr>
          <w:ilvl w:val="1"/>
          <w:numId w:val="5"/>
        </w:numPr>
        <w:ind w:left="567" w:hanging="567"/>
        <w:rPr>
          <w:color w:val="auto"/>
          <w:sz w:val="24"/>
          <w:szCs w:val="24"/>
          <w:lang w:val="es-PE"/>
        </w:rPr>
      </w:pPr>
      <w:bookmarkStart w:id="241" w:name="_Toc342232246"/>
      <w:bookmarkStart w:id="242" w:name="_Toc342232272"/>
      <w:bookmarkStart w:id="243" w:name="_Toc342249961"/>
      <w:r w:rsidRPr="00433E51">
        <w:rPr>
          <w:color w:val="auto"/>
          <w:sz w:val="24"/>
          <w:szCs w:val="24"/>
          <w:lang w:val="es-PE"/>
        </w:rPr>
        <w:t>Resultados Esperados</w:t>
      </w:r>
      <w:bookmarkEnd w:id="241"/>
      <w:bookmarkEnd w:id="242"/>
      <w:bookmarkEnd w:id="243"/>
    </w:p>
    <w:p w:rsidR="00AE7A4A" w:rsidRDefault="00AE7A4A">
      <w:pPr>
        <w:rPr>
          <w:lang w:val="es-PE"/>
        </w:rPr>
      </w:pPr>
    </w:p>
    <w:p w:rsidR="00AE7A4A"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1</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 generar reportes de orden compra y la administración de documentos en el área de compras.</w:t>
      </w:r>
    </w:p>
    <w:p w:rsidR="0048785F" w:rsidRPr="0048785F" w:rsidRDefault="0048785F" w:rsidP="0048785F">
      <w:pPr>
        <w:spacing w:line="276" w:lineRule="auto"/>
        <w:ind w:left="709"/>
        <w:rPr>
          <w:b/>
          <w:sz w:val="22"/>
          <w:szCs w:val="22"/>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2</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 registro y control de mercaderías en el área de almacén.</w:t>
      </w:r>
    </w:p>
    <w:p w:rsidR="0048785F" w:rsidRDefault="0048785F" w:rsidP="0048785F">
      <w:pPr>
        <w:pStyle w:val="Prrafodelista"/>
        <w:rPr>
          <w:b/>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3</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 el registro, control de promociones y generar reportes tales como estados de cuenta,  para facilitar la toma de decisiones en la área de ventas.</w:t>
      </w:r>
    </w:p>
    <w:p w:rsidR="0048785F" w:rsidRDefault="0048785F" w:rsidP="0048785F">
      <w:pPr>
        <w:pStyle w:val="Prrafodelista"/>
        <w:rPr>
          <w:b/>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4</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 el registro, control de promociones y generar reportes tales como estados de cuenta,  para facilitar la toma de decisiones en la área de ventas.</w:t>
      </w:r>
    </w:p>
    <w:p w:rsidR="0048785F" w:rsidRPr="0048785F" w:rsidRDefault="0048785F" w:rsidP="0048785F">
      <w:pPr>
        <w:spacing w:line="276" w:lineRule="auto"/>
        <w:ind w:left="709"/>
        <w:rPr>
          <w:b/>
          <w:sz w:val="22"/>
          <w:szCs w:val="22"/>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5</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 xml:space="preserve">Un sistema Web diseñado para un negocio de cafeterías que administre los roles para los usuarios de la empresa y que cubra con los problemas mencionados en las áreas de ventas, compras, almacén y administración. Otro resultado esperado es contar con el diseño de la arquitectura de información  que soporte el negocio de cafeterías y que cumpla con los requisitos de las áreas de compras, ventas, almacén y administración. </w:t>
      </w:r>
    </w:p>
    <w:p w:rsidR="0048785F" w:rsidRPr="0048785F" w:rsidRDefault="0048785F" w:rsidP="0048785F">
      <w:pPr>
        <w:spacing w:line="276" w:lineRule="auto"/>
        <w:ind w:left="709"/>
        <w:rPr>
          <w:b/>
          <w:sz w:val="22"/>
          <w:szCs w:val="22"/>
          <w:lang w:val="es-ES_tradnl" w:eastAsia="ja-JP"/>
        </w:rPr>
      </w:pPr>
    </w:p>
    <w:p w:rsidR="00AE7A4A" w:rsidRPr="00C13900" w:rsidRDefault="00C13900" w:rsidP="00C13900">
      <w:pPr>
        <w:pStyle w:val="Ttulo2"/>
        <w:numPr>
          <w:ilvl w:val="1"/>
          <w:numId w:val="5"/>
        </w:numPr>
        <w:ind w:left="567" w:hanging="567"/>
        <w:rPr>
          <w:color w:val="auto"/>
          <w:sz w:val="24"/>
          <w:szCs w:val="24"/>
          <w:lang w:val="es-PE"/>
        </w:rPr>
      </w:pPr>
      <w:bookmarkStart w:id="244" w:name="_Toc342232247"/>
      <w:bookmarkStart w:id="245" w:name="_Toc342232273"/>
      <w:bookmarkStart w:id="246" w:name="_Toc342249962"/>
      <w:r w:rsidRPr="00C13900">
        <w:rPr>
          <w:color w:val="auto"/>
          <w:sz w:val="24"/>
          <w:szCs w:val="24"/>
          <w:lang w:val="es-PE"/>
        </w:rPr>
        <w:t>Alcance y Limitaciones</w:t>
      </w:r>
      <w:bookmarkEnd w:id="244"/>
      <w:bookmarkEnd w:id="245"/>
      <w:bookmarkEnd w:id="246"/>
    </w:p>
    <w:p w:rsidR="00AE7A4A" w:rsidRPr="008D717C" w:rsidRDefault="00AE7A4A">
      <w:pPr>
        <w:rPr>
          <w:lang w:val="es-ES_tradnl"/>
        </w:rPr>
      </w:pPr>
    </w:p>
    <w:p w:rsidR="008D717C" w:rsidRDefault="008D717C" w:rsidP="008D717C">
      <w:pPr>
        <w:tabs>
          <w:tab w:val="num" w:pos="851"/>
        </w:tabs>
        <w:ind w:left="426"/>
        <w:rPr>
          <w:sz w:val="22"/>
          <w:szCs w:val="22"/>
          <w:lang w:val="es-ES_tradnl" w:eastAsia="ja-JP"/>
        </w:rPr>
      </w:pPr>
      <w:r w:rsidRPr="008B4D26">
        <w:rPr>
          <w:sz w:val="22"/>
          <w:szCs w:val="22"/>
          <w:lang w:val="es-ES_tradnl" w:eastAsia="ja-JP"/>
        </w:rPr>
        <w:t xml:space="preserve">En esta sección </w:t>
      </w:r>
      <w:r w:rsidRPr="00941F4C">
        <w:rPr>
          <w:sz w:val="22"/>
          <w:szCs w:val="22"/>
          <w:lang w:val="es-ES_tradnl" w:eastAsia="ja-JP"/>
        </w:rPr>
        <w:t xml:space="preserve">se explica </w:t>
      </w:r>
      <w:r>
        <w:rPr>
          <w:sz w:val="22"/>
          <w:szCs w:val="22"/>
          <w:lang w:val="es-ES_tradnl" w:eastAsia="ja-JP"/>
        </w:rPr>
        <w:t>principalmente el</w:t>
      </w:r>
      <w:r w:rsidRPr="008B4D26">
        <w:rPr>
          <w:sz w:val="22"/>
          <w:szCs w:val="22"/>
          <w:lang w:val="es-ES_tradnl" w:eastAsia="ja-JP"/>
        </w:rPr>
        <w:t xml:space="preserve"> alcance que tiene el sistema y </w:t>
      </w:r>
      <w:r>
        <w:rPr>
          <w:sz w:val="22"/>
          <w:szCs w:val="22"/>
          <w:lang w:val="es-ES_tradnl" w:eastAsia="ja-JP"/>
        </w:rPr>
        <w:t xml:space="preserve">además se expone detalladamente </w:t>
      </w:r>
      <w:r w:rsidRPr="0007657E">
        <w:rPr>
          <w:sz w:val="22"/>
          <w:szCs w:val="22"/>
          <w:lang w:val="es-ES_tradnl" w:eastAsia="ja-JP"/>
        </w:rPr>
        <w:t>las</w:t>
      </w:r>
      <w:r w:rsidRPr="008B4D26">
        <w:rPr>
          <w:sz w:val="22"/>
          <w:szCs w:val="22"/>
          <w:lang w:val="es-ES_tradnl" w:eastAsia="ja-JP"/>
        </w:rPr>
        <w:t xml:space="preserve"> limitaciones</w:t>
      </w:r>
      <w:r>
        <w:rPr>
          <w:sz w:val="22"/>
          <w:szCs w:val="22"/>
          <w:lang w:val="es-ES_tradnl" w:eastAsia="ja-JP"/>
        </w:rPr>
        <w:t xml:space="preserve"> que va a tener el sistema Web.</w:t>
      </w:r>
    </w:p>
    <w:p w:rsidR="00AE53F8" w:rsidRDefault="00AE53F8" w:rsidP="008D717C">
      <w:pPr>
        <w:tabs>
          <w:tab w:val="num" w:pos="851"/>
        </w:tabs>
        <w:ind w:left="426"/>
        <w:rPr>
          <w:sz w:val="22"/>
          <w:szCs w:val="22"/>
          <w:lang w:val="es-ES_tradnl" w:eastAsia="ja-JP"/>
        </w:rPr>
      </w:pPr>
    </w:p>
    <w:p w:rsidR="00AE7A4A" w:rsidRPr="00AE53F8" w:rsidRDefault="008D717C" w:rsidP="007C03C1">
      <w:pPr>
        <w:pStyle w:val="Prrafodelista"/>
        <w:numPr>
          <w:ilvl w:val="2"/>
          <w:numId w:val="5"/>
        </w:numPr>
        <w:tabs>
          <w:tab w:val="num" w:pos="851"/>
        </w:tabs>
        <w:ind w:left="567" w:hanging="709"/>
        <w:rPr>
          <w:rFonts w:asciiTheme="minorHAnsi" w:hAnsiTheme="minorHAnsi" w:cstheme="minorHAnsi"/>
          <w:b/>
          <w:lang w:val="es-ES_tradnl" w:eastAsia="ja-JP"/>
        </w:rPr>
      </w:pPr>
      <w:bookmarkStart w:id="247" w:name="_Toc342232248"/>
      <w:bookmarkStart w:id="248" w:name="_Toc342232274"/>
      <w:r w:rsidRPr="00AE53F8">
        <w:rPr>
          <w:rFonts w:asciiTheme="minorHAnsi" w:hAnsiTheme="minorHAnsi" w:cstheme="minorHAnsi"/>
          <w:b/>
          <w:lang w:val="es-ES_tradnl" w:eastAsia="ja-JP"/>
        </w:rPr>
        <w:t>Alcance</w:t>
      </w:r>
      <w:bookmarkEnd w:id="247"/>
      <w:bookmarkEnd w:id="248"/>
      <w:r w:rsidRPr="00AE53F8">
        <w:rPr>
          <w:rFonts w:asciiTheme="minorHAnsi" w:hAnsiTheme="minorHAnsi" w:cstheme="minorHAnsi"/>
          <w:b/>
          <w:lang w:val="es-ES_tradnl" w:eastAsia="ja-JP"/>
        </w:rPr>
        <w:t xml:space="preserve"> </w:t>
      </w:r>
    </w:p>
    <w:p w:rsidR="002C2E2C" w:rsidRPr="008B4D26" w:rsidRDefault="002C2E2C" w:rsidP="002C2E2C">
      <w:pPr>
        <w:tabs>
          <w:tab w:val="num" w:pos="851"/>
        </w:tabs>
        <w:ind w:left="426"/>
        <w:rPr>
          <w:sz w:val="22"/>
          <w:szCs w:val="22"/>
          <w:lang w:val="es-ES_tradnl" w:eastAsia="ja-JP"/>
        </w:rPr>
      </w:pPr>
      <w:r w:rsidRPr="008B4D26">
        <w:rPr>
          <w:sz w:val="22"/>
          <w:szCs w:val="22"/>
          <w:lang w:val="es-ES_tradnl" w:eastAsia="ja-JP"/>
        </w:rPr>
        <w:t>El proyecto se aplica a negocios del tipo restaurantes, que se dedican a dar servicio al cliente. Se ha escogido este sector porque en el Perú</w:t>
      </w:r>
      <w:r>
        <w:rPr>
          <w:sz w:val="22"/>
          <w:szCs w:val="22"/>
          <w:lang w:val="es-ES_tradnl" w:eastAsia="ja-JP"/>
        </w:rPr>
        <w:t>,</w:t>
      </w:r>
      <w:r w:rsidRPr="008B4D26">
        <w:rPr>
          <w:sz w:val="22"/>
          <w:szCs w:val="22"/>
          <w:lang w:val="es-ES_tradnl" w:eastAsia="ja-JP"/>
        </w:rPr>
        <w:t xml:space="preserve"> el servicio de cafeterías es un negocio que tiene un amplio público según estadísticas del INEI como lo muestra en la </w:t>
      </w:r>
      <w:del w:id="249" w:author="614n" w:date="2013-04-03T19:15:00Z">
        <w:r w:rsidRPr="008B4D26" w:rsidDel="00305A43">
          <w:rPr>
            <w:sz w:val="22"/>
            <w:szCs w:val="22"/>
            <w:lang w:val="es-ES_tradnl" w:eastAsia="ja-JP"/>
          </w:rPr>
          <w:delText>f</w:delText>
        </w:r>
      </w:del>
      <w:ins w:id="250" w:author="614n" w:date="2013-04-03T19:15:00Z">
        <w:r w:rsidR="00305A43">
          <w:rPr>
            <w:sz w:val="22"/>
            <w:szCs w:val="22"/>
            <w:lang w:val="es-ES_tradnl" w:eastAsia="ja-JP"/>
          </w:rPr>
          <w:t>F</w:t>
        </w:r>
      </w:ins>
      <w:r w:rsidRPr="008B4D26">
        <w:rPr>
          <w:sz w:val="22"/>
          <w:szCs w:val="22"/>
          <w:lang w:val="es-ES_tradnl" w:eastAsia="ja-JP"/>
        </w:rPr>
        <w:t>igura 1.1. Con respecto a esto se ha definido los siguientes alcances:</w:t>
      </w:r>
    </w:p>
    <w:p w:rsidR="002C2E2C" w:rsidDel="005B670D" w:rsidRDefault="002C2E2C" w:rsidP="002C2E2C">
      <w:pPr>
        <w:ind w:left="720"/>
        <w:rPr>
          <w:del w:id="251" w:author="614n" w:date="2013-04-03T19:15:00Z"/>
          <w:rFonts w:cs="Arial"/>
          <w:sz w:val="22"/>
          <w:szCs w:val="22"/>
          <w:lang w:val="es-ES_tradnl"/>
        </w:rPr>
      </w:pP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 xml:space="preserve">La arquitectura que se </w:t>
      </w:r>
      <w:del w:id="252" w:author="614n" w:date="2013-02-09T19:47:00Z">
        <w:r w:rsidRPr="008B4D26" w:rsidDel="00BF425E">
          <w:rPr>
            <w:rFonts w:ascii="Arial" w:hAnsi="Arial" w:cs="Arial"/>
            <w:lang w:val="es-ES_tradnl"/>
          </w:rPr>
          <w:delText xml:space="preserve">va a </w:delText>
        </w:r>
      </w:del>
      <w:r w:rsidRPr="008B4D26">
        <w:rPr>
          <w:rFonts w:ascii="Arial" w:hAnsi="Arial" w:cs="Arial"/>
          <w:lang w:val="es-ES_tradnl"/>
        </w:rPr>
        <w:t>utiliza</w:t>
      </w:r>
      <w:del w:id="253" w:author="614n" w:date="2013-02-09T19:47:00Z">
        <w:r w:rsidRPr="008B4D26" w:rsidDel="00BF425E">
          <w:rPr>
            <w:rFonts w:ascii="Arial" w:hAnsi="Arial" w:cs="Arial"/>
            <w:lang w:val="es-ES_tradnl"/>
          </w:rPr>
          <w:delText>r</w:delText>
        </w:r>
      </w:del>
      <w:r w:rsidRPr="008B4D26">
        <w:rPr>
          <w:rFonts w:ascii="Arial" w:hAnsi="Arial" w:cs="Arial"/>
          <w:lang w:val="es-ES_tradnl"/>
        </w:rPr>
        <w:t xml:space="preserve"> en este proyecto es del tipo Cliente-Servidor. Una ventaja que tiene este tipo de arquitectura es la facilidad de poder añadir un nuevo servicio e integrarlo con el resto del sistema y además operan bajo sistemas abiertos. (SOMMERVILLE, 2006).</w:t>
      </w: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El sistema abarca</w:t>
      </w:r>
      <w:del w:id="254" w:author="614n" w:date="2013-02-09T19:48:00Z">
        <w:r w:rsidRPr="008B4D26" w:rsidDel="00BF425E">
          <w:rPr>
            <w:rFonts w:ascii="Arial" w:hAnsi="Arial" w:cs="Arial"/>
            <w:lang w:val="es-ES_tradnl"/>
          </w:rPr>
          <w:delText>rá</w:delText>
        </w:r>
      </w:del>
      <w:r w:rsidRPr="008B4D26">
        <w:rPr>
          <w:rFonts w:ascii="Arial" w:hAnsi="Arial" w:cs="Arial"/>
          <w:lang w:val="es-ES_tradnl"/>
        </w:rPr>
        <w:t xml:space="preserve"> la gestión de clientes, gestión de mercaderías, gestión del personal y la administración de sucursales de una cadena de cafeterías.</w:t>
      </w: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Para el área de compras, el sistema permit</w:t>
      </w:r>
      <w:ins w:id="255" w:author="614n" w:date="2013-02-09T19:48:00Z">
        <w:r w:rsidR="00BF425E">
          <w:rPr>
            <w:rFonts w:ascii="Arial" w:hAnsi="Arial" w:cs="Arial"/>
            <w:lang w:val="es-ES_tradnl"/>
          </w:rPr>
          <w:t>e</w:t>
        </w:r>
      </w:ins>
      <w:del w:id="256" w:author="614n" w:date="2013-02-09T19:48:00Z">
        <w:r w:rsidRPr="008B4D26" w:rsidDel="00BF425E">
          <w:rPr>
            <w:rFonts w:ascii="Arial" w:hAnsi="Arial" w:cs="Arial"/>
            <w:lang w:val="es-ES_tradnl"/>
          </w:rPr>
          <w:delText>irá</w:delText>
        </w:r>
      </w:del>
      <w:r w:rsidRPr="008B4D26">
        <w:rPr>
          <w:rFonts w:ascii="Arial" w:hAnsi="Arial" w:cs="Arial"/>
          <w:lang w:val="es-ES_tradnl"/>
        </w:rPr>
        <w:t xml:space="preserve"> el registro  y control de los insumos en las diferentes sucursales, además enviará alertas de correo electrónico al usuario cuando falta stock en el almacén. Adicionalmente, se podrá generar reportes constantes de las compras realizadas.</w:t>
      </w: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Para el área de ventas, el sistema p</w:t>
      </w:r>
      <w:ins w:id="257" w:author="614n" w:date="2013-02-09T19:48:00Z">
        <w:r w:rsidR="00BF425E">
          <w:rPr>
            <w:rFonts w:ascii="Arial" w:hAnsi="Arial" w:cs="Arial"/>
            <w:lang w:val="es-ES_tradnl"/>
          </w:rPr>
          <w:t>uede</w:t>
        </w:r>
      </w:ins>
      <w:del w:id="258" w:author="614n" w:date="2013-02-09T19:48:00Z">
        <w:r w:rsidRPr="008B4D26" w:rsidDel="00BF425E">
          <w:rPr>
            <w:rFonts w:ascii="Arial" w:hAnsi="Arial" w:cs="Arial"/>
            <w:lang w:val="es-ES_tradnl"/>
          </w:rPr>
          <w:delText>odrá</w:delText>
        </w:r>
      </w:del>
      <w:r w:rsidRPr="008B4D26">
        <w:rPr>
          <w:rFonts w:ascii="Arial" w:hAnsi="Arial" w:cs="Arial"/>
          <w:lang w:val="es-ES_tradnl"/>
        </w:rPr>
        <w:t xml:space="preserve"> registrar la</w:t>
      </w:r>
      <w:r>
        <w:rPr>
          <w:rFonts w:ascii="Arial" w:hAnsi="Arial" w:cs="Arial"/>
          <w:lang w:val="es-ES_tradnl"/>
        </w:rPr>
        <w:t>s ventas realizadas por un cliente en una determinada sucursal.</w:t>
      </w:r>
      <w:r w:rsidRPr="008B4D26">
        <w:rPr>
          <w:rFonts w:ascii="Arial" w:hAnsi="Arial" w:cs="Arial"/>
          <w:lang w:val="es-ES_tradnl"/>
        </w:rPr>
        <w:t xml:space="preserve"> </w:t>
      </w:r>
    </w:p>
    <w:p w:rsidR="002C2E2C"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El sistema permit</w:t>
      </w:r>
      <w:ins w:id="259" w:author="614n" w:date="2013-02-09T19:48:00Z">
        <w:r w:rsidR="00BF425E">
          <w:rPr>
            <w:rFonts w:ascii="Arial" w:hAnsi="Arial" w:cs="Arial"/>
            <w:lang w:val="es-ES_tradnl"/>
          </w:rPr>
          <w:t>e</w:t>
        </w:r>
      </w:ins>
      <w:del w:id="260" w:author="614n" w:date="2013-02-09T19:48:00Z">
        <w:r w:rsidRPr="008B4D26" w:rsidDel="00BF425E">
          <w:rPr>
            <w:rFonts w:ascii="Arial" w:hAnsi="Arial" w:cs="Arial"/>
            <w:lang w:val="es-ES_tradnl"/>
          </w:rPr>
          <w:delText>irá</w:delText>
        </w:r>
      </w:del>
      <w:r w:rsidRPr="008B4D26">
        <w:rPr>
          <w:rFonts w:ascii="Arial" w:hAnsi="Arial" w:cs="Arial"/>
          <w:lang w:val="es-ES_tradnl"/>
        </w:rPr>
        <w:t xml:space="preserve"> al usuario realizar las funciones de generar reportes de las diferentes áreas, manejar los turnos del personal de las diferentes sucursales </w:t>
      </w:r>
      <w:r>
        <w:rPr>
          <w:rFonts w:ascii="Arial" w:hAnsi="Arial" w:cs="Arial"/>
          <w:lang w:val="es-ES_tradnl"/>
        </w:rPr>
        <w:t>d</w:t>
      </w:r>
      <w:r w:rsidRPr="008B4D26">
        <w:rPr>
          <w:rFonts w:ascii="Arial" w:hAnsi="Arial" w:cs="Arial"/>
          <w:lang w:val="es-ES_tradnl"/>
        </w:rPr>
        <w:t>el negocio de cafeterías.</w:t>
      </w:r>
    </w:p>
    <w:p w:rsidR="00932428" w:rsidRPr="008B4D26" w:rsidRDefault="00932428" w:rsidP="00AE53F8">
      <w:pPr>
        <w:pStyle w:val="Prrafodelista"/>
        <w:jc w:val="both"/>
        <w:rPr>
          <w:rFonts w:ascii="Arial" w:hAnsi="Arial" w:cs="Arial"/>
          <w:lang w:val="es-ES_tradnl"/>
        </w:rPr>
      </w:pPr>
    </w:p>
    <w:p w:rsidR="008D717C" w:rsidRDefault="008D717C" w:rsidP="007C03C1">
      <w:pPr>
        <w:pStyle w:val="Prrafodelista"/>
        <w:numPr>
          <w:ilvl w:val="2"/>
          <w:numId w:val="5"/>
        </w:numPr>
        <w:tabs>
          <w:tab w:val="num" w:pos="851"/>
        </w:tabs>
        <w:ind w:left="567" w:hanging="709"/>
        <w:rPr>
          <w:rFonts w:asciiTheme="minorHAnsi" w:hAnsiTheme="minorHAnsi" w:cstheme="minorHAnsi"/>
          <w:b/>
          <w:lang w:val="es-ES_tradnl" w:eastAsia="ja-JP"/>
        </w:rPr>
      </w:pPr>
      <w:bookmarkStart w:id="261" w:name="_Toc342232249"/>
      <w:bookmarkStart w:id="262" w:name="_Toc342232275"/>
      <w:r w:rsidRPr="00AE53F8">
        <w:rPr>
          <w:rFonts w:asciiTheme="minorHAnsi" w:hAnsiTheme="minorHAnsi" w:cstheme="minorHAnsi"/>
          <w:b/>
          <w:lang w:val="es-ES_tradnl" w:eastAsia="ja-JP"/>
        </w:rPr>
        <w:t>Limitaciones</w:t>
      </w:r>
      <w:bookmarkEnd w:id="261"/>
      <w:bookmarkEnd w:id="262"/>
    </w:p>
    <w:p w:rsidR="00AE53F8" w:rsidRPr="00AE53F8" w:rsidRDefault="00AE53F8" w:rsidP="00AE53F8">
      <w:pPr>
        <w:pStyle w:val="Prrafodelista"/>
        <w:ind w:left="709"/>
        <w:rPr>
          <w:rFonts w:asciiTheme="minorHAnsi" w:hAnsiTheme="minorHAnsi" w:cstheme="minorHAnsi"/>
          <w:b/>
          <w:lang w:val="es-ES_tradnl" w:eastAsia="ja-JP"/>
        </w:rPr>
      </w:pPr>
    </w:p>
    <w:p w:rsidR="00BD2AF3" w:rsidRDefault="00BD2AF3" w:rsidP="00BD2AF3">
      <w:pPr>
        <w:pStyle w:val="Prrafodelista"/>
        <w:numPr>
          <w:ilvl w:val="0"/>
          <w:numId w:val="10"/>
        </w:numPr>
        <w:jc w:val="both"/>
        <w:rPr>
          <w:rFonts w:ascii="Arial" w:hAnsi="Arial" w:cs="Arial"/>
          <w:lang w:val="es-ES_tradnl"/>
        </w:rPr>
      </w:pPr>
      <w:r>
        <w:rPr>
          <w:rFonts w:ascii="Arial" w:hAnsi="Arial" w:cs="Arial"/>
          <w:lang w:val="es-ES_tradnl"/>
        </w:rPr>
        <w:t xml:space="preserve">Debido a que aún no se tienen un convenio de trabajo con instituciones de tarjetas de crédito como VISA, MASTERCARD, entre otras no </w:t>
      </w:r>
      <w:r w:rsidRPr="00F55E29">
        <w:rPr>
          <w:rFonts w:ascii="Arial" w:hAnsi="Arial" w:cs="Arial"/>
          <w:lang w:val="es-ES_tradnl"/>
        </w:rPr>
        <w:t>se podrá im</w:t>
      </w:r>
      <w:r>
        <w:rPr>
          <w:rFonts w:ascii="Arial" w:hAnsi="Arial" w:cs="Arial"/>
          <w:lang w:val="es-ES_tradnl"/>
        </w:rPr>
        <w:t>plementar el pago a proveedores.</w:t>
      </w:r>
    </w:p>
    <w:p w:rsidR="00BD2AF3" w:rsidRDefault="00BD2AF3" w:rsidP="00BD2AF3">
      <w:pPr>
        <w:pStyle w:val="Prrafodelista"/>
        <w:jc w:val="both"/>
        <w:rPr>
          <w:rFonts w:ascii="Arial" w:hAnsi="Arial" w:cs="Arial"/>
          <w:lang w:val="es-ES_tradnl"/>
        </w:rPr>
      </w:pPr>
    </w:p>
    <w:p w:rsidR="00BD2AF3" w:rsidRDefault="00BD2AF3" w:rsidP="00BD2AF3">
      <w:pPr>
        <w:pStyle w:val="Prrafodelista"/>
        <w:numPr>
          <w:ilvl w:val="0"/>
          <w:numId w:val="10"/>
        </w:numPr>
        <w:jc w:val="both"/>
        <w:rPr>
          <w:rFonts w:ascii="Arial" w:hAnsi="Arial" w:cs="Arial"/>
          <w:lang w:val="es-ES_tradnl"/>
        </w:rPr>
      </w:pPr>
      <w:r>
        <w:rPr>
          <w:rFonts w:ascii="Arial" w:hAnsi="Arial" w:cs="Arial"/>
          <w:lang w:val="es-ES_tradnl"/>
        </w:rPr>
        <w:t xml:space="preserve">La </w:t>
      </w:r>
      <w:r w:rsidRPr="008F106B">
        <w:rPr>
          <w:rFonts w:ascii="Arial" w:hAnsi="Arial" w:cs="Arial"/>
          <w:lang w:val="es-ES_tradnl"/>
        </w:rPr>
        <w:t>poca experiencia en los negocios de cafeterías; por ende, la aplicación final no pueda cumplir con todos los requisitos de un negocio de cafeterías.</w:t>
      </w:r>
    </w:p>
    <w:p w:rsidR="00BD2AF3" w:rsidRPr="008B4D26" w:rsidRDefault="00BD2AF3" w:rsidP="00BD2AF3">
      <w:pPr>
        <w:pStyle w:val="Prrafodelista"/>
        <w:jc w:val="both"/>
        <w:rPr>
          <w:rFonts w:ascii="Arial" w:hAnsi="Arial" w:cs="Arial"/>
          <w:lang w:val="es-ES_tradnl"/>
        </w:rPr>
      </w:pPr>
    </w:p>
    <w:p w:rsidR="00BD2AF3" w:rsidRDefault="00BD2AF3" w:rsidP="00BD2AF3">
      <w:pPr>
        <w:pStyle w:val="Prrafodelista"/>
        <w:numPr>
          <w:ilvl w:val="0"/>
          <w:numId w:val="10"/>
        </w:numPr>
        <w:jc w:val="both"/>
        <w:rPr>
          <w:rFonts w:ascii="Arial" w:hAnsi="Arial" w:cs="Arial"/>
          <w:lang w:val="es-ES_tradnl"/>
        </w:rPr>
      </w:pPr>
      <w:r>
        <w:rPr>
          <w:rFonts w:ascii="Arial" w:hAnsi="Arial" w:cs="Arial"/>
          <w:lang w:val="es-ES_tradnl"/>
        </w:rPr>
        <w:t xml:space="preserve">El sistema no va tener una versión móvil, debido a la falta de tiempo y la falta de experiencia sobre las tecnologías móviles existentes. </w:t>
      </w:r>
    </w:p>
    <w:p w:rsidR="00AE7A4A" w:rsidRDefault="00812101" w:rsidP="00812101">
      <w:pPr>
        <w:pStyle w:val="Ttulo2"/>
        <w:numPr>
          <w:ilvl w:val="1"/>
          <w:numId w:val="5"/>
        </w:numPr>
        <w:ind w:left="567" w:hanging="567"/>
        <w:rPr>
          <w:color w:val="auto"/>
          <w:sz w:val="24"/>
          <w:szCs w:val="24"/>
          <w:lang w:val="es-PE"/>
        </w:rPr>
      </w:pPr>
      <w:bookmarkStart w:id="263" w:name="_Toc342232250"/>
      <w:bookmarkStart w:id="264" w:name="_Toc342232276"/>
      <w:bookmarkStart w:id="265" w:name="_Toc342249963"/>
      <w:r w:rsidRPr="00812101">
        <w:rPr>
          <w:color w:val="auto"/>
          <w:sz w:val="24"/>
          <w:szCs w:val="24"/>
          <w:lang w:val="es-PE"/>
        </w:rPr>
        <w:t>Métodos y Procedimientos</w:t>
      </w:r>
      <w:bookmarkEnd w:id="263"/>
      <w:bookmarkEnd w:id="264"/>
      <w:bookmarkEnd w:id="265"/>
    </w:p>
    <w:p w:rsidR="00812101" w:rsidRDefault="00812101" w:rsidP="00812101">
      <w:pPr>
        <w:rPr>
          <w:lang w:val="es-PE"/>
        </w:rPr>
      </w:pPr>
    </w:p>
    <w:p w:rsidR="00A35FDA" w:rsidRPr="008B4D26" w:rsidRDefault="00A35FDA" w:rsidP="00A35FDA">
      <w:pPr>
        <w:tabs>
          <w:tab w:val="num" w:pos="851"/>
        </w:tabs>
        <w:ind w:left="426"/>
        <w:rPr>
          <w:sz w:val="22"/>
          <w:szCs w:val="22"/>
          <w:lang w:val="es-ES_tradnl" w:eastAsia="ja-JP"/>
        </w:rPr>
      </w:pPr>
      <w:r w:rsidRPr="008B4D26">
        <w:rPr>
          <w:sz w:val="22"/>
          <w:szCs w:val="22"/>
          <w:lang w:val="es-ES_tradnl" w:eastAsia="ja-JP"/>
        </w:rPr>
        <w:t>En esta parte se presenta la planificación para la elaboración de la solución del proyecto. Primero se presenta la metodología de gestión de proyectos que se ha seguido; luego, se presenta la metodología para el desarrollo del software. Finalmente, se presenta un cuadro de resumen de las actividades que se va a desarrollar para cumplir con los objetivos específicos.</w:t>
      </w:r>
    </w:p>
    <w:p w:rsidR="00A35FDA" w:rsidRPr="008B4D26" w:rsidRDefault="00A35FDA" w:rsidP="00A35FDA">
      <w:pPr>
        <w:tabs>
          <w:tab w:val="num" w:pos="851"/>
        </w:tabs>
        <w:ind w:left="426"/>
        <w:rPr>
          <w:sz w:val="22"/>
          <w:szCs w:val="22"/>
          <w:lang w:val="es-ES_tradnl" w:eastAsia="ja-JP"/>
        </w:rPr>
      </w:pPr>
    </w:p>
    <w:p w:rsidR="00A35FDA" w:rsidRPr="008B4D26" w:rsidRDefault="00A35FDA" w:rsidP="00A35FDA">
      <w:pPr>
        <w:tabs>
          <w:tab w:val="num" w:pos="851"/>
        </w:tabs>
        <w:ind w:left="426"/>
        <w:rPr>
          <w:sz w:val="22"/>
          <w:szCs w:val="22"/>
          <w:lang w:val="es-ES_tradnl" w:eastAsia="ja-JP"/>
        </w:rPr>
      </w:pPr>
      <w:r w:rsidRPr="008B4D26">
        <w:rPr>
          <w:sz w:val="22"/>
          <w:szCs w:val="22"/>
          <w:lang w:val="es-ES_tradnl" w:eastAsia="ja-JP"/>
        </w:rPr>
        <w:t xml:space="preserve">La metodología seguida para la gestión de proyecto es PMBOK, </w:t>
      </w:r>
      <w:del w:id="266" w:author="614n" w:date="2013-02-09T19:49:00Z">
        <w:r w:rsidRPr="008B4D26" w:rsidDel="00241428">
          <w:rPr>
            <w:sz w:val="22"/>
            <w:szCs w:val="22"/>
            <w:lang w:val="es-ES_tradnl" w:eastAsia="ja-JP"/>
          </w:rPr>
          <w:delText>en donde se</w:delText>
        </w:r>
      </w:del>
      <w:ins w:id="267" w:author="614n" w:date="2013-02-09T19:49:00Z">
        <w:r w:rsidR="00241428">
          <w:rPr>
            <w:sz w:val="22"/>
            <w:szCs w:val="22"/>
            <w:lang w:val="es-ES_tradnl" w:eastAsia="ja-JP"/>
          </w:rPr>
          <w:t>que</w:t>
        </w:r>
      </w:ins>
      <w:r w:rsidRPr="008B4D26">
        <w:rPr>
          <w:sz w:val="22"/>
          <w:szCs w:val="22"/>
          <w:lang w:val="es-ES_tradnl" w:eastAsia="ja-JP"/>
        </w:rPr>
        <w:t xml:space="preserve"> establecen una serie de procesos para una mejor dirección de proyectos.</w:t>
      </w:r>
    </w:p>
    <w:p w:rsidR="00A35FDA" w:rsidRPr="008B4D26" w:rsidRDefault="00A35FDA" w:rsidP="00A35FDA">
      <w:pPr>
        <w:tabs>
          <w:tab w:val="num" w:pos="851"/>
        </w:tabs>
        <w:ind w:left="426"/>
        <w:rPr>
          <w:sz w:val="22"/>
          <w:szCs w:val="22"/>
          <w:lang w:val="es-ES_tradnl" w:eastAsia="ja-JP"/>
        </w:rPr>
      </w:pPr>
    </w:p>
    <w:p w:rsidR="00A35FDA" w:rsidRPr="008B4D26" w:rsidRDefault="00A35FDA" w:rsidP="00A35FDA">
      <w:pPr>
        <w:tabs>
          <w:tab w:val="num" w:pos="851"/>
        </w:tabs>
        <w:ind w:left="426"/>
        <w:rPr>
          <w:sz w:val="22"/>
          <w:szCs w:val="22"/>
          <w:lang w:val="es-ES_tradnl" w:eastAsia="ja-JP"/>
        </w:rPr>
      </w:pPr>
      <w:r w:rsidRPr="008B4D26">
        <w:rPr>
          <w:sz w:val="22"/>
          <w:szCs w:val="22"/>
          <w:lang w:val="es-ES_tradnl" w:eastAsia="ja-JP"/>
        </w:rPr>
        <w:t xml:space="preserve">Los procesos según el PMBOK (PMBOK, 2008) se pueden dividir en </w:t>
      </w:r>
      <w:del w:id="268" w:author="614n" w:date="2013-02-09T19:49:00Z">
        <w:r w:rsidRPr="008B4D26" w:rsidDel="00241428">
          <w:rPr>
            <w:sz w:val="22"/>
            <w:szCs w:val="22"/>
            <w:lang w:val="es-ES_tradnl" w:eastAsia="ja-JP"/>
          </w:rPr>
          <w:delText xml:space="preserve">cuatro </w:delText>
        </w:r>
      </w:del>
      <w:ins w:id="269" w:author="614n" w:date="2013-02-09T19:49:00Z">
        <w:r w:rsidR="00241428">
          <w:rPr>
            <w:sz w:val="22"/>
            <w:szCs w:val="22"/>
            <w:lang w:val="es-ES_tradnl" w:eastAsia="ja-JP"/>
          </w:rPr>
          <w:t>cinco</w:t>
        </w:r>
        <w:r w:rsidR="00241428" w:rsidRPr="008B4D26">
          <w:rPr>
            <w:sz w:val="22"/>
            <w:szCs w:val="22"/>
            <w:lang w:val="es-ES_tradnl" w:eastAsia="ja-JP"/>
          </w:rPr>
          <w:t xml:space="preserve"> </w:t>
        </w:r>
      </w:ins>
      <w:r w:rsidRPr="008B4D26">
        <w:rPr>
          <w:sz w:val="22"/>
          <w:szCs w:val="22"/>
          <w:lang w:val="es-ES_tradnl" w:eastAsia="ja-JP"/>
        </w:rPr>
        <w:t xml:space="preserve">grupos: </w:t>
      </w:r>
    </w:p>
    <w:p w:rsidR="00A35FDA" w:rsidRDefault="00A35FDA" w:rsidP="00A35FDA">
      <w:pPr>
        <w:rPr>
          <w:sz w:val="22"/>
          <w:szCs w:val="22"/>
        </w:rPr>
      </w:pPr>
    </w:p>
    <w:p w:rsidR="00A35FDA" w:rsidRPr="00176869" w:rsidRDefault="00A35FDA" w:rsidP="00A35FDA">
      <w:pPr>
        <w:pStyle w:val="Prrafodelista"/>
        <w:numPr>
          <w:ilvl w:val="0"/>
          <w:numId w:val="11"/>
        </w:numPr>
        <w:rPr>
          <w:rFonts w:ascii="Arial" w:hAnsi="Arial" w:cs="Arial"/>
          <w:lang w:val="es-PE"/>
        </w:rPr>
      </w:pPr>
      <w:r w:rsidRPr="00176869">
        <w:rPr>
          <w:rFonts w:ascii="Arial" w:hAnsi="Arial" w:cs="Arial"/>
          <w:lang w:val="es-PE"/>
        </w:rPr>
        <w:t>Inicializa</w:t>
      </w:r>
      <w:r>
        <w:rPr>
          <w:rFonts w:ascii="Arial" w:hAnsi="Arial" w:cs="Arial"/>
          <w:lang w:val="es-PE"/>
        </w:rPr>
        <w:t>ción</w:t>
      </w:r>
    </w:p>
    <w:p w:rsidR="00A35FDA" w:rsidRDefault="00A35FDA" w:rsidP="00A35FDA">
      <w:pPr>
        <w:pStyle w:val="Prrafodelista"/>
        <w:numPr>
          <w:ilvl w:val="0"/>
          <w:numId w:val="11"/>
        </w:numPr>
        <w:rPr>
          <w:rFonts w:ascii="Arial" w:hAnsi="Arial" w:cs="Arial"/>
          <w:lang w:val="es-PE"/>
        </w:rPr>
      </w:pPr>
      <w:r w:rsidRPr="00176869">
        <w:rPr>
          <w:rFonts w:ascii="Arial" w:hAnsi="Arial" w:cs="Arial"/>
          <w:lang w:val="es-PE"/>
        </w:rPr>
        <w:t>Planificación</w:t>
      </w:r>
    </w:p>
    <w:p w:rsidR="00A35FDA" w:rsidRDefault="00A35FDA" w:rsidP="00A35FDA">
      <w:pPr>
        <w:pStyle w:val="Prrafodelista"/>
        <w:numPr>
          <w:ilvl w:val="0"/>
          <w:numId w:val="11"/>
        </w:numPr>
        <w:rPr>
          <w:rFonts w:ascii="Arial" w:hAnsi="Arial" w:cs="Arial"/>
          <w:lang w:val="es-PE"/>
        </w:rPr>
      </w:pPr>
      <w:r>
        <w:rPr>
          <w:rFonts w:ascii="Arial" w:hAnsi="Arial" w:cs="Arial"/>
          <w:lang w:val="es-PE"/>
        </w:rPr>
        <w:t>Ejecución</w:t>
      </w:r>
    </w:p>
    <w:p w:rsidR="00A35FDA" w:rsidRPr="00176869" w:rsidRDefault="00A35FDA" w:rsidP="00A35FDA">
      <w:pPr>
        <w:pStyle w:val="Prrafodelista"/>
        <w:numPr>
          <w:ilvl w:val="0"/>
          <w:numId w:val="11"/>
        </w:numPr>
        <w:rPr>
          <w:rFonts w:ascii="Arial" w:hAnsi="Arial" w:cs="Arial"/>
          <w:lang w:val="es-PE"/>
        </w:rPr>
      </w:pPr>
      <w:r>
        <w:rPr>
          <w:rFonts w:ascii="Arial" w:hAnsi="Arial" w:cs="Arial"/>
          <w:lang w:val="es-PE"/>
        </w:rPr>
        <w:t>Seguimiento y control</w:t>
      </w:r>
    </w:p>
    <w:p w:rsidR="00A35FDA" w:rsidRDefault="00A35FDA" w:rsidP="00A35FDA">
      <w:pPr>
        <w:pStyle w:val="Prrafodelista"/>
        <w:numPr>
          <w:ilvl w:val="0"/>
          <w:numId w:val="11"/>
        </w:numPr>
        <w:rPr>
          <w:rFonts w:ascii="Arial" w:hAnsi="Arial" w:cs="Arial"/>
          <w:lang w:val="es-PE"/>
        </w:rPr>
      </w:pPr>
      <w:r>
        <w:rPr>
          <w:rFonts w:ascii="Arial" w:hAnsi="Arial" w:cs="Arial"/>
          <w:lang w:val="es-PE"/>
        </w:rPr>
        <w:t>C</w:t>
      </w:r>
      <w:r w:rsidRPr="00176869">
        <w:rPr>
          <w:rFonts w:ascii="Arial" w:hAnsi="Arial" w:cs="Arial"/>
          <w:lang w:val="es-PE"/>
        </w:rPr>
        <w:t xml:space="preserve">ierre </w:t>
      </w:r>
    </w:p>
    <w:p w:rsidR="007C03C1" w:rsidRDefault="007C03C1" w:rsidP="007C03C1">
      <w:pPr>
        <w:pStyle w:val="Prrafodelista"/>
        <w:rPr>
          <w:rFonts w:ascii="Arial" w:hAnsi="Arial" w:cs="Arial"/>
          <w:lang w:val="es-PE"/>
        </w:rPr>
      </w:pPr>
    </w:p>
    <w:p w:rsidR="00812101" w:rsidRPr="007C03C1" w:rsidRDefault="004863F2" w:rsidP="00C962B1">
      <w:pPr>
        <w:pStyle w:val="Prrafodelista"/>
        <w:numPr>
          <w:ilvl w:val="2"/>
          <w:numId w:val="5"/>
        </w:numPr>
        <w:tabs>
          <w:tab w:val="num" w:pos="851"/>
        </w:tabs>
        <w:ind w:left="567" w:hanging="709"/>
        <w:outlineLvl w:val="2"/>
        <w:rPr>
          <w:rFonts w:asciiTheme="minorHAnsi" w:hAnsiTheme="minorHAnsi" w:cstheme="minorHAnsi"/>
          <w:b/>
          <w:lang w:val="es-ES_tradnl" w:eastAsia="ja-JP"/>
        </w:rPr>
      </w:pPr>
      <w:bookmarkStart w:id="270" w:name="_Toc342249964"/>
      <w:r w:rsidRPr="007C03C1">
        <w:rPr>
          <w:rFonts w:asciiTheme="minorHAnsi" w:hAnsiTheme="minorHAnsi" w:cstheme="minorHAnsi"/>
          <w:b/>
          <w:lang w:val="es-ES_tradnl" w:eastAsia="ja-JP"/>
        </w:rPr>
        <w:t>Procesos para planificar un proyecto</w:t>
      </w:r>
      <w:bookmarkEnd w:id="270"/>
    </w:p>
    <w:p w:rsidR="004863F2" w:rsidRDefault="004863F2" w:rsidP="004863F2">
      <w:pPr>
        <w:tabs>
          <w:tab w:val="num" w:pos="851"/>
        </w:tabs>
        <w:ind w:left="426"/>
        <w:rPr>
          <w:sz w:val="22"/>
          <w:szCs w:val="22"/>
          <w:lang w:val="es-ES_tradnl" w:eastAsia="ja-JP"/>
        </w:rPr>
      </w:pPr>
      <w:r w:rsidRPr="004863F2">
        <w:rPr>
          <w:sz w:val="22"/>
          <w:szCs w:val="22"/>
          <w:lang w:val="es-ES_tradnl" w:eastAsia="ja-JP"/>
        </w:rPr>
        <w:lastRenderedPageBreak/>
        <w:t>En esta parte</w:t>
      </w:r>
      <w:r>
        <w:rPr>
          <w:sz w:val="22"/>
          <w:szCs w:val="22"/>
          <w:lang w:val="es-ES_tradnl" w:eastAsia="ja-JP"/>
        </w:rPr>
        <w:t xml:space="preserve"> se detalla para cada proceso de PMBOK, las actividades que se van a realizar en el proyecto de fin de carrera.</w:t>
      </w:r>
    </w:p>
    <w:p w:rsidR="004863F2" w:rsidRDefault="004863F2" w:rsidP="004863F2">
      <w:pPr>
        <w:tabs>
          <w:tab w:val="num" w:pos="851"/>
        </w:tabs>
        <w:ind w:left="426"/>
        <w:rPr>
          <w:sz w:val="22"/>
          <w:szCs w:val="22"/>
          <w:lang w:val="es-ES_tradnl" w:eastAsia="ja-JP"/>
        </w:rPr>
      </w:pPr>
    </w:p>
    <w:p w:rsidR="004863F2"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 xml:space="preserve">Inicialización </w:t>
      </w:r>
    </w:p>
    <w:p w:rsidR="00D46F57" w:rsidRDefault="00D46F57" w:rsidP="00D46F57">
      <w:pPr>
        <w:tabs>
          <w:tab w:val="num" w:pos="851"/>
        </w:tabs>
        <w:ind w:left="426"/>
        <w:rPr>
          <w:sz w:val="22"/>
          <w:szCs w:val="22"/>
          <w:lang w:val="es-ES_tradnl" w:eastAsia="ja-JP"/>
        </w:rPr>
      </w:pPr>
      <w:r w:rsidRPr="00A915A7">
        <w:rPr>
          <w:sz w:val="22"/>
          <w:szCs w:val="22"/>
          <w:lang w:val="es-ES_tradnl" w:eastAsia="ja-JP"/>
        </w:rPr>
        <w:t>El proceso de inicialización sirve para definir y plantear el tipo de proyecto que se va a realizar, así como sus objetivos, alcances y limitaciones.</w:t>
      </w:r>
      <w:r>
        <w:rPr>
          <w:sz w:val="22"/>
          <w:szCs w:val="22"/>
          <w:lang w:val="es-ES_tradnl" w:eastAsia="ja-JP"/>
        </w:rPr>
        <w:t xml:space="preserve"> Además se considera a “todas las personas u organizaciones que reciben el impacto del proyecto” (PMBOOK, 2008).</w:t>
      </w:r>
    </w:p>
    <w:p w:rsidR="00D46F57" w:rsidRPr="00D46F57" w:rsidRDefault="00D46F57" w:rsidP="00D46F57">
      <w:pPr>
        <w:tabs>
          <w:tab w:val="num" w:pos="851"/>
        </w:tabs>
        <w:ind w:left="426"/>
        <w:rPr>
          <w:sz w:val="22"/>
          <w:szCs w:val="22"/>
          <w:lang w:val="es-ES_tradnl" w:eastAsia="ja-JP"/>
        </w:rPr>
      </w:pPr>
    </w:p>
    <w:p w:rsidR="00D46F57" w:rsidRDefault="00D46F57" w:rsidP="00D46F57">
      <w:pPr>
        <w:tabs>
          <w:tab w:val="num" w:pos="851"/>
        </w:tabs>
        <w:ind w:left="426"/>
        <w:rPr>
          <w:sz w:val="22"/>
          <w:szCs w:val="22"/>
          <w:lang w:val="es-ES_tradnl" w:eastAsia="ja-JP"/>
        </w:rPr>
      </w:pPr>
      <w:r>
        <w:rPr>
          <w:sz w:val="22"/>
          <w:szCs w:val="22"/>
          <w:lang w:val="es-ES_tradnl" w:eastAsia="ja-JP"/>
        </w:rPr>
        <w:t xml:space="preserve">Las </w:t>
      </w:r>
      <w:ins w:id="271" w:author="614n" w:date="2013-02-10T16:55:00Z">
        <w:r w:rsidR="006F5DB6">
          <w:rPr>
            <w:sz w:val="22"/>
            <w:szCs w:val="22"/>
            <w:lang w:val="es-ES_tradnl" w:eastAsia="ja-JP"/>
          </w:rPr>
          <w:t>a</w:t>
        </w:r>
      </w:ins>
      <w:del w:id="272" w:author="614n" w:date="2013-02-10T16:55:00Z">
        <w:r w:rsidDel="006F5DB6">
          <w:rPr>
            <w:sz w:val="22"/>
            <w:szCs w:val="22"/>
            <w:lang w:val="es-ES_tradnl" w:eastAsia="ja-JP"/>
          </w:rPr>
          <w:delText>A</w:delText>
        </w:r>
      </w:del>
      <w:r>
        <w:rPr>
          <w:sz w:val="22"/>
          <w:szCs w:val="22"/>
          <w:lang w:val="es-ES_tradnl" w:eastAsia="ja-JP"/>
        </w:rPr>
        <w:t xml:space="preserve">ctividades </w:t>
      </w:r>
      <w:del w:id="273" w:author="614n" w:date="2013-02-09T19:51:00Z">
        <w:r w:rsidDel="008C5FB2">
          <w:rPr>
            <w:sz w:val="22"/>
            <w:szCs w:val="22"/>
            <w:lang w:val="es-ES_tradnl" w:eastAsia="ja-JP"/>
          </w:rPr>
          <w:delText>a realizar</w:delText>
        </w:r>
      </w:del>
      <w:del w:id="274" w:author="614n" w:date="2013-02-09T19:55:00Z">
        <w:r w:rsidDel="009B5EBA">
          <w:rPr>
            <w:sz w:val="22"/>
            <w:szCs w:val="22"/>
            <w:lang w:val="es-ES_tradnl" w:eastAsia="ja-JP"/>
          </w:rPr>
          <w:delText xml:space="preserve"> </w:delText>
        </w:r>
      </w:del>
      <w:r>
        <w:rPr>
          <w:sz w:val="22"/>
          <w:szCs w:val="22"/>
          <w:lang w:val="es-ES_tradnl" w:eastAsia="ja-JP"/>
        </w:rPr>
        <w:t xml:space="preserve">en esta etapa </w:t>
      </w:r>
      <w:del w:id="275" w:author="614n" w:date="2013-02-09T19:51:00Z">
        <w:r w:rsidDel="008C5FB2">
          <w:rPr>
            <w:sz w:val="22"/>
            <w:szCs w:val="22"/>
            <w:lang w:val="es-ES_tradnl" w:eastAsia="ja-JP"/>
          </w:rPr>
          <w:delText>serán</w:delText>
        </w:r>
      </w:del>
      <w:ins w:id="276" w:author="614n" w:date="2013-02-09T19:51:00Z">
        <w:r w:rsidR="008C5FB2">
          <w:rPr>
            <w:sz w:val="22"/>
            <w:szCs w:val="22"/>
            <w:lang w:val="es-ES_tradnl" w:eastAsia="ja-JP"/>
          </w:rPr>
          <w:t>s</w:t>
        </w:r>
      </w:ins>
      <w:ins w:id="277" w:author="614n" w:date="2013-02-10T16:55:00Z">
        <w:r w:rsidR="006F5DB6">
          <w:rPr>
            <w:sz w:val="22"/>
            <w:szCs w:val="22"/>
            <w:lang w:val="es-ES_tradnl" w:eastAsia="ja-JP"/>
          </w:rPr>
          <w:t>on</w:t>
        </w:r>
      </w:ins>
      <w:r>
        <w:rPr>
          <w:sz w:val="22"/>
          <w:szCs w:val="22"/>
          <w:lang w:val="es-ES_tradnl" w:eastAsia="ja-JP"/>
        </w:rPr>
        <w:t xml:space="preserve"> las siguientes:</w:t>
      </w:r>
    </w:p>
    <w:p w:rsidR="00D46F57" w:rsidRDefault="00D46F57">
      <w:pPr>
        <w:tabs>
          <w:tab w:val="num" w:pos="851"/>
        </w:tabs>
        <w:ind w:left="426"/>
        <w:jc w:val="right"/>
        <w:rPr>
          <w:sz w:val="22"/>
          <w:szCs w:val="22"/>
          <w:lang w:val="es-ES_tradnl" w:eastAsia="ja-JP"/>
        </w:rPr>
        <w:pPrChange w:id="278" w:author="614n" w:date="2013-02-09T19:51:00Z">
          <w:pPr>
            <w:tabs>
              <w:tab w:val="num" w:pos="851"/>
            </w:tabs>
            <w:ind w:left="426"/>
          </w:pPr>
        </w:pPrChange>
      </w:pPr>
    </w:p>
    <w:p w:rsidR="00D46F57" w:rsidRPr="00D46F57" w:rsidRDefault="00D46F57" w:rsidP="00D46F57">
      <w:pPr>
        <w:pStyle w:val="Prrafodelista"/>
        <w:numPr>
          <w:ilvl w:val="0"/>
          <w:numId w:val="10"/>
        </w:numPr>
        <w:jc w:val="both"/>
        <w:rPr>
          <w:rFonts w:ascii="Arial" w:hAnsi="Arial" w:cs="Arial"/>
          <w:lang w:val="es-ES_tradnl"/>
        </w:rPr>
      </w:pPr>
      <w:r w:rsidRPr="00D46F57">
        <w:rPr>
          <w:rFonts w:ascii="Arial" w:hAnsi="Arial" w:cs="Arial"/>
          <w:lang w:val="es-ES_tradnl"/>
        </w:rPr>
        <w:t>Identificación del problema: se realizó una investigación de los problemas comunes que se tiene en un negocio de cafeterías nacional que tiene varias sucursales.</w:t>
      </w:r>
    </w:p>
    <w:p w:rsidR="00D46F57" w:rsidRPr="00D46F57" w:rsidRDefault="00D46F57" w:rsidP="00D46F57">
      <w:pPr>
        <w:pStyle w:val="Prrafodelista"/>
        <w:jc w:val="both"/>
        <w:rPr>
          <w:rFonts w:ascii="Arial" w:hAnsi="Arial" w:cs="Arial"/>
          <w:lang w:val="es-ES_tradnl"/>
        </w:rPr>
      </w:pPr>
    </w:p>
    <w:p w:rsidR="00D46F57" w:rsidRPr="00D46F57" w:rsidRDefault="00D46F57" w:rsidP="00D46F57">
      <w:pPr>
        <w:pStyle w:val="Prrafodelista"/>
        <w:numPr>
          <w:ilvl w:val="0"/>
          <w:numId w:val="10"/>
        </w:numPr>
        <w:jc w:val="both"/>
        <w:rPr>
          <w:rFonts w:ascii="Arial" w:hAnsi="Arial" w:cs="Arial"/>
          <w:lang w:val="es-ES_tradnl"/>
        </w:rPr>
      </w:pPr>
      <w:r w:rsidRPr="00D46F57">
        <w:rPr>
          <w:rFonts w:ascii="Arial" w:hAnsi="Arial" w:cs="Arial"/>
          <w:lang w:val="es-ES_tradnl"/>
        </w:rPr>
        <w:t>Definición de objetivo general y los objetivos específicos: se defin</w:t>
      </w:r>
      <w:del w:id="279" w:author="614n" w:date="2013-02-09T19:52:00Z">
        <w:r w:rsidRPr="00D46F57" w:rsidDel="009B5EBA">
          <w:rPr>
            <w:rFonts w:ascii="Arial" w:hAnsi="Arial" w:cs="Arial"/>
            <w:lang w:val="es-ES_tradnl"/>
          </w:rPr>
          <w:delText>ió</w:delText>
        </w:r>
      </w:del>
      <w:ins w:id="280" w:author="614n" w:date="2013-02-09T19:52:00Z">
        <w:r w:rsidR="009B5EBA">
          <w:rPr>
            <w:rFonts w:ascii="Arial" w:hAnsi="Arial" w:cs="Arial"/>
            <w:lang w:val="es-ES_tradnl"/>
          </w:rPr>
          <w:t>e</w:t>
        </w:r>
      </w:ins>
      <w:r w:rsidRPr="00D46F57">
        <w:rPr>
          <w:rFonts w:ascii="Arial" w:hAnsi="Arial" w:cs="Arial"/>
          <w:lang w:val="es-ES_tradnl"/>
        </w:rPr>
        <w:t xml:space="preserve"> el objetivo general de este proyecto de acuerdo a los problemas de las cafeterías que se encontraron, y luego se </w:t>
      </w:r>
      <w:del w:id="281" w:author="614n" w:date="2013-02-09T19:52:00Z">
        <w:r w:rsidRPr="00D46F57" w:rsidDel="009B5EBA">
          <w:rPr>
            <w:rFonts w:ascii="Arial" w:hAnsi="Arial" w:cs="Arial"/>
            <w:lang w:val="es-ES_tradnl"/>
          </w:rPr>
          <w:delText xml:space="preserve">definió </w:delText>
        </w:r>
      </w:del>
      <w:ins w:id="282" w:author="614n" w:date="2013-02-09T19:52:00Z">
        <w:r w:rsidR="009B5EBA" w:rsidRPr="00D46F57">
          <w:rPr>
            <w:rFonts w:ascii="Arial" w:hAnsi="Arial" w:cs="Arial"/>
            <w:lang w:val="es-ES_tradnl"/>
          </w:rPr>
          <w:t>defin</w:t>
        </w:r>
        <w:r w:rsidR="009B5EBA">
          <w:rPr>
            <w:rFonts w:ascii="Arial" w:hAnsi="Arial" w:cs="Arial"/>
            <w:lang w:val="es-ES_tradnl"/>
          </w:rPr>
          <w:t>e</w:t>
        </w:r>
        <w:r w:rsidR="009B5EBA" w:rsidRPr="00D46F57">
          <w:rPr>
            <w:rFonts w:ascii="Arial" w:hAnsi="Arial" w:cs="Arial"/>
            <w:lang w:val="es-ES_tradnl"/>
          </w:rPr>
          <w:t xml:space="preserve"> </w:t>
        </w:r>
      </w:ins>
      <w:r w:rsidRPr="00D46F57">
        <w:rPr>
          <w:rFonts w:ascii="Arial" w:hAnsi="Arial" w:cs="Arial"/>
          <w:lang w:val="es-ES_tradnl"/>
        </w:rPr>
        <w:t>los objetivos específicos para el desarrollo del objetivo general.</w:t>
      </w:r>
    </w:p>
    <w:p w:rsidR="00D46F57" w:rsidRPr="00D46F57" w:rsidRDefault="00D46F57" w:rsidP="00D46F57">
      <w:pPr>
        <w:pStyle w:val="Prrafodelista"/>
        <w:jc w:val="both"/>
        <w:rPr>
          <w:rFonts w:ascii="Arial" w:hAnsi="Arial" w:cs="Arial"/>
          <w:lang w:val="es-ES_tradnl"/>
        </w:rPr>
      </w:pPr>
    </w:p>
    <w:p w:rsidR="00D46F57" w:rsidRPr="00D46F57" w:rsidRDefault="00D46F57" w:rsidP="00D46F57">
      <w:pPr>
        <w:pStyle w:val="Prrafodelista"/>
        <w:numPr>
          <w:ilvl w:val="0"/>
          <w:numId w:val="10"/>
        </w:numPr>
        <w:jc w:val="both"/>
        <w:rPr>
          <w:rFonts w:ascii="Arial" w:hAnsi="Arial" w:cs="Arial"/>
          <w:lang w:val="es-ES_tradnl"/>
        </w:rPr>
      </w:pPr>
      <w:r w:rsidRPr="00D46F57">
        <w:rPr>
          <w:rFonts w:ascii="Arial" w:hAnsi="Arial" w:cs="Arial"/>
          <w:lang w:val="es-ES_tradnl"/>
        </w:rPr>
        <w:t xml:space="preserve">Definición de resultados esperados: los resultados esperados se </w:t>
      </w:r>
      <w:del w:id="283" w:author="614n" w:date="2013-02-09T19:52:00Z">
        <w:r w:rsidRPr="00D46F57" w:rsidDel="009B5EBA">
          <w:rPr>
            <w:rFonts w:ascii="Arial" w:hAnsi="Arial" w:cs="Arial"/>
            <w:lang w:val="es-ES_tradnl"/>
          </w:rPr>
          <w:delText xml:space="preserve">definieron </w:delText>
        </w:r>
      </w:del>
      <w:ins w:id="284" w:author="614n" w:date="2013-02-09T19:52:00Z">
        <w:r w:rsidR="009B5EBA" w:rsidRPr="00D46F57">
          <w:rPr>
            <w:rFonts w:ascii="Arial" w:hAnsi="Arial" w:cs="Arial"/>
            <w:lang w:val="es-ES_tradnl"/>
          </w:rPr>
          <w:t>defin</w:t>
        </w:r>
        <w:r w:rsidR="009B5EBA">
          <w:rPr>
            <w:rFonts w:ascii="Arial" w:hAnsi="Arial" w:cs="Arial"/>
            <w:lang w:val="es-ES_tradnl"/>
          </w:rPr>
          <w:t>e</w:t>
        </w:r>
        <w:r w:rsidR="009B5EBA" w:rsidRPr="00D46F57">
          <w:rPr>
            <w:rFonts w:ascii="Arial" w:hAnsi="Arial" w:cs="Arial"/>
            <w:lang w:val="es-ES_tradnl"/>
          </w:rPr>
          <w:t xml:space="preserve"> </w:t>
        </w:r>
      </w:ins>
      <w:r w:rsidRPr="00D46F57">
        <w:rPr>
          <w:rFonts w:ascii="Arial" w:hAnsi="Arial" w:cs="Arial"/>
          <w:lang w:val="es-ES_tradnl"/>
        </w:rPr>
        <w:t>en base a los objetivos específicos ya mencionados; por ejemplo, un resultado sería la aplicación web para el negocio de cafeterías cubriendo los requisitos.</w:t>
      </w:r>
    </w:p>
    <w:p w:rsidR="00D46F57" w:rsidRPr="00D46F57" w:rsidRDefault="00D46F57" w:rsidP="00D46F57">
      <w:pPr>
        <w:pStyle w:val="Prrafodelista"/>
        <w:jc w:val="both"/>
        <w:rPr>
          <w:rFonts w:ascii="Arial" w:hAnsi="Arial" w:cs="Arial"/>
          <w:lang w:val="es-ES_tradnl"/>
        </w:rPr>
      </w:pPr>
    </w:p>
    <w:p w:rsidR="00D46F57" w:rsidRPr="00D46F57" w:rsidRDefault="00D46F57" w:rsidP="00D46F57">
      <w:pPr>
        <w:pStyle w:val="Prrafodelista"/>
        <w:numPr>
          <w:ilvl w:val="0"/>
          <w:numId w:val="10"/>
        </w:numPr>
        <w:jc w:val="both"/>
        <w:rPr>
          <w:rFonts w:ascii="Arial" w:hAnsi="Arial"/>
          <w:lang w:val="es-ES_tradnl" w:eastAsia="ja-JP"/>
        </w:rPr>
      </w:pPr>
      <w:r w:rsidRPr="00D46F57">
        <w:rPr>
          <w:rFonts w:ascii="Arial" w:hAnsi="Arial" w:cs="Arial"/>
          <w:lang w:val="es-ES_tradnl"/>
        </w:rPr>
        <w:t>Recopilación de datos: realizar un cuadro con los requisitos que son necesarios en el negocio de cafeterías para el desarrollo de la aplicación.</w:t>
      </w:r>
    </w:p>
    <w:p w:rsidR="00D46F57" w:rsidRPr="00D46F57" w:rsidRDefault="00D46F57" w:rsidP="00D46F57">
      <w:pPr>
        <w:pStyle w:val="Prrafodelista"/>
        <w:ind w:left="993"/>
        <w:rPr>
          <w:rFonts w:asciiTheme="minorHAnsi" w:hAnsiTheme="minorHAnsi" w:cstheme="minorHAnsi"/>
          <w:b/>
          <w:lang w:val="es-ES_tradnl" w:eastAsia="ja-JP"/>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Planificación</w:t>
      </w:r>
    </w:p>
    <w:p w:rsidR="00D46F57" w:rsidRPr="00D46F57" w:rsidRDefault="00D46F57" w:rsidP="00D46F57">
      <w:pPr>
        <w:tabs>
          <w:tab w:val="num" w:pos="851"/>
        </w:tabs>
        <w:ind w:left="426"/>
        <w:rPr>
          <w:sz w:val="22"/>
          <w:szCs w:val="22"/>
          <w:lang w:val="es-ES_tradnl" w:eastAsia="ja-JP"/>
        </w:rPr>
      </w:pPr>
      <w:r w:rsidRPr="00D46F57">
        <w:rPr>
          <w:sz w:val="22"/>
          <w:szCs w:val="22"/>
          <w:lang w:val="es-ES_tradnl" w:eastAsia="ja-JP"/>
        </w:rPr>
        <w:t>En este proceso se realiza la lista de actividades que se van a realizar a lo largo del proyecto considerando las personas que están involucradas.</w:t>
      </w:r>
    </w:p>
    <w:p w:rsidR="00D46F57" w:rsidRPr="00D46F57" w:rsidRDefault="00D46F57" w:rsidP="00D46F57">
      <w:pPr>
        <w:tabs>
          <w:tab w:val="num" w:pos="851"/>
        </w:tabs>
        <w:ind w:left="426"/>
        <w:rPr>
          <w:sz w:val="22"/>
          <w:szCs w:val="22"/>
          <w:lang w:val="es-ES_tradnl" w:eastAsia="ja-JP"/>
        </w:rPr>
      </w:pPr>
      <w:r w:rsidRPr="00D46F57">
        <w:rPr>
          <w:sz w:val="22"/>
          <w:szCs w:val="22"/>
          <w:lang w:val="es-ES_tradnl" w:eastAsia="ja-JP"/>
        </w:rPr>
        <w:t>Las actividades de esta etapa para la elaboración del proyecto son:</w:t>
      </w:r>
    </w:p>
    <w:p w:rsidR="00D46F57" w:rsidRDefault="00D46F57" w:rsidP="00D46F57">
      <w:pPr>
        <w:pStyle w:val="Prrafodelista"/>
        <w:ind w:left="993"/>
        <w:rPr>
          <w:rFonts w:asciiTheme="minorHAnsi" w:hAnsiTheme="minorHAnsi" w:cstheme="minorHAnsi"/>
          <w:b/>
          <w:lang w:val="es-ES_tradnl" w:eastAsia="ja-JP"/>
        </w:rPr>
      </w:pPr>
    </w:p>
    <w:p w:rsidR="00C722B7" w:rsidRDefault="00C722B7" w:rsidP="00C722B7">
      <w:pPr>
        <w:pStyle w:val="Prrafodelista"/>
        <w:numPr>
          <w:ilvl w:val="0"/>
          <w:numId w:val="10"/>
        </w:numPr>
        <w:jc w:val="both"/>
        <w:rPr>
          <w:rFonts w:ascii="Arial" w:hAnsi="Arial" w:cs="Arial"/>
          <w:lang w:val="es-ES_tradnl"/>
        </w:rPr>
      </w:pPr>
      <w:r w:rsidRPr="001F1948">
        <w:rPr>
          <w:rFonts w:ascii="Arial" w:hAnsi="Arial" w:cs="Arial"/>
          <w:lang w:val="es-ES_tradnl"/>
        </w:rPr>
        <w:t>Pl</w:t>
      </w:r>
      <w:r>
        <w:rPr>
          <w:rFonts w:ascii="Arial" w:hAnsi="Arial" w:cs="Arial"/>
          <w:lang w:val="es-ES_tradnl"/>
        </w:rPr>
        <w:t>anificar el alcance: se menciona el alcance que tendrá la aplicación web, como las funcionalidades que se realiza</w:t>
      </w:r>
      <w:ins w:id="285" w:author="614n" w:date="2013-02-09T19:54:00Z">
        <w:r w:rsidR="009B5EBA">
          <w:rPr>
            <w:rFonts w:ascii="Arial" w:hAnsi="Arial" w:cs="Arial"/>
            <w:lang w:val="es-ES_tradnl"/>
          </w:rPr>
          <w:t>n</w:t>
        </w:r>
      </w:ins>
      <w:del w:id="286" w:author="614n" w:date="2013-02-09T19:54:00Z">
        <w:r w:rsidDel="009B5EBA">
          <w:rPr>
            <w:rFonts w:ascii="Arial" w:hAnsi="Arial" w:cs="Arial"/>
            <w:lang w:val="es-ES_tradnl"/>
          </w:rPr>
          <w:delText>rán</w:delText>
        </w:r>
      </w:del>
      <w:r>
        <w:rPr>
          <w:rFonts w:ascii="Arial" w:hAnsi="Arial" w:cs="Arial"/>
          <w:lang w:val="es-ES_tradnl"/>
        </w:rPr>
        <w:t xml:space="preserve"> </w:t>
      </w:r>
      <w:del w:id="287" w:author="614n" w:date="2013-02-09T19:55:00Z">
        <w:r w:rsidDel="009B5EBA">
          <w:rPr>
            <w:rFonts w:ascii="Arial" w:hAnsi="Arial" w:cs="Arial"/>
            <w:lang w:val="es-ES_tradnl"/>
          </w:rPr>
          <w:delText xml:space="preserve">y las que no se realizarán </w:delText>
        </w:r>
      </w:del>
      <w:r>
        <w:rPr>
          <w:rFonts w:ascii="Arial" w:hAnsi="Arial" w:cs="Arial"/>
          <w:lang w:val="es-ES_tradnl"/>
        </w:rPr>
        <w:t>en la aplicación orientada a un negocio de cafeterías.</w:t>
      </w:r>
    </w:p>
    <w:p w:rsidR="00C722B7" w:rsidRDefault="00C722B7" w:rsidP="00C722B7">
      <w:pPr>
        <w:pStyle w:val="Prrafodelista"/>
        <w:jc w:val="both"/>
        <w:rPr>
          <w:rFonts w:ascii="Arial" w:hAnsi="Arial" w:cs="Arial"/>
          <w:lang w:val="es-ES_tradnl"/>
        </w:rPr>
      </w:pPr>
    </w:p>
    <w:p w:rsidR="00C722B7" w:rsidRDefault="00C722B7" w:rsidP="00C722B7">
      <w:pPr>
        <w:pStyle w:val="Prrafodelista"/>
        <w:numPr>
          <w:ilvl w:val="0"/>
          <w:numId w:val="10"/>
        </w:numPr>
        <w:jc w:val="both"/>
        <w:rPr>
          <w:rFonts w:ascii="Arial" w:hAnsi="Arial" w:cs="Arial"/>
          <w:lang w:val="es-ES_tradnl"/>
        </w:rPr>
      </w:pPr>
      <w:r>
        <w:rPr>
          <w:rFonts w:ascii="Arial" w:hAnsi="Arial" w:cs="Arial"/>
          <w:lang w:val="es-ES_tradnl"/>
        </w:rPr>
        <w:t>Definición de las actividades: se defin</w:t>
      </w:r>
      <w:del w:id="288" w:author="614n" w:date="2013-02-10T17:14:00Z">
        <w:r w:rsidDel="00F03B3F">
          <w:rPr>
            <w:rFonts w:ascii="Arial" w:hAnsi="Arial" w:cs="Arial"/>
            <w:lang w:val="es-ES_tradnl"/>
          </w:rPr>
          <w:delText>i</w:delText>
        </w:r>
      </w:del>
      <w:ins w:id="289" w:author="614n" w:date="2013-02-10T17:14:00Z">
        <w:r w:rsidR="00F03B3F">
          <w:rPr>
            <w:rFonts w:ascii="Arial" w:hAnsi="Arial" w:cs="Arial"/>
            <w:lang w:val="es-ES_tradnl"/>
          </w:rPr>
          <w:t>e</w:t>
        </w:r>
      </w:ins>
      <w:del w:id="290" w:author="614n" w:date="2013-02-10T17:14:00Z">
        <w:r w:rsidDel="00F03B3F">
          <w:rPr>
            <w:rFonts w:ascii="Arial" w:hAnsi="Arial" w:cs="Arial"/>
            <w:lang w:val="es-ES_tradnl"/>
          </w:rPr>
          <w:delText>rá</w:delText>
        </w:r>
      </w:del>
      <w:r>
        <w:rPr>
          <w:rFonts w:ascii="Arial" w:hAnsi="Arial" w:cs="Arial"/>
          <w:lang w:val="es-ES_tradnl"/>
        </w:rPr>
        <w:t xml:space="preserve"> </w:t>
      </w:r>
      <w:ins w:id="291" w:author="614n" w:date="2013-02-10T17:14:00Z">
        <w:r w:rsidR="00F03B3F">
          <w:rPr>
            <w:rFonts w:ascii="Arial" w:hAnsi="Arial" w:cs="Arial"/>
            <w:lang w:val="es-ES_tradnl"/>
          </w:rPr>
          <w:t xml:space="preserve">los </w:t>
        </w:r>
      </w:ins>
      <w:r>
        <w:rPr>
          <w:rFonts w:ascii="Arial" w:hAnsi="Arial" w:cs="Arial"/>
          <w:lang w:val="es-ES_tradnl"/>
        </w:rPr>
        <w:t>detalles específicos que se realiza</w:t>
      </w:r>
      <w:del w:id="292" w:author="614n" w:date="2013-02-10T17:14:00Z">
        <w:r w:rsidDel="00F03B3F">
          <w:rPr>
            <w:rFonts w:ascii="Arial" w:hAnsi="Arial" w:cs="Arial"/>
            <w:lang w:val="es-ES_tradnl"/>
          </w:rPr>
          <w:delText>rán</w:delText>
        </w:r>
      </w:del>
      <w:r>
        <w:rPr>
          <w:rFonts w:ascii="Arial" w:hAnsi="Arial" w:cs="Arial"/>
          <w:lang w:val="es-ES_tradnl"/>
        </w:rPr>
        <w:t xml:space="preserve"> a lo largo del proyecto y el tiempo de duración aproximada por cada actividad</w:t>
      </w:r>
      <w:r w:rsidRPr="005606C6">
        <w:rPr>
          <w:rFonts w:ascii="Arial" w:hAnsi="Arial" w:cs="Arial"/>
          <w:lang w:val="es-ES_tradnl"/>
        </w:rPr>
        <w:t xml:space="preserve"> </w:t>
      </w:r>
      <w:r>
        <w:rPr>
          <w:rFonts w:ascii="Arial" w:hAnsi="Arial" w:cs="Arial"/>
          <w:lang w:val="es-ES_tradnl"/>
        </w:rPr>
        <w:t xml:space="preserve">como se muestra en la tabla 1.1. </w:t>
      </w:r>
    </w:p>
    <w:p w:rsidR="00C722B7" w:rsidRDefault="00C722B7" w:rsidP="00C722B7">
      <w:pPr>
        <w:pStyle w:val="Prrafodelista"/>
        <w:rPr>
          <w:ins w:id="293" w:author="614n" w:date="2013-02-09T19:55:00Z"/>
          <w:rFonts w:ascii="Arial" w:hAnsi="Arial" w:cs="Arial"/>
          <w:lang w:val="es-ES_tradnl"/>
        </w:rPr>
      </w:pPr>
    </w:p>
    <w:p w:rsidR="009B5EBA" w:rsidDel="006C4BC8" w:rsidRDefault="009B5EBA" w:rsidP="00C722B7">
      <w:pPr>
        <w:pStyle w:val="Prrafodelista"/>
        <w:rPr>
          <w:del w:id="294" w:author="614n" w:date="2013-04-04T22:28:00Z"/>
          <w:rFonts w:ascii="Arial" w:hAnsi="Arial" w:cs="Arial"/>
          <w:lang w:val="es-ES_tradnl"/>
        </w:rPr>
      </w:pPr>
    </w:p>
    <w:tbl>
      <w:tblPr>
        <w:tblW w:w="0" w:type="auto"/>
        <w:tblInd w:w="1204" w:type="dxa"/>
        <w:tblCellMar>
          <w:left w:w="70" w:type="dxa"/>
          <w:right w:w="70" w:type="dxa"/>
        </w:tblCellMar>
        <w:tblLook w:val="04A0" w:firstRow="1" w:lastRow="0" w:firstColumn="1" w:lastColumn="0" w:noHBand="0" w:noVBand="1"/>
      </w:tblPr>
      <w:tblGrid>
        <w:gridCol w:w="363"/>
        <w:gridCol w:w="4690"/>
        <w:gridCol w:w="941"/>
        <w:gridCol w:w="1163"/>
      </w:tblGrid>
      <w:tr w:rsidR="00780970" w:rsidRPr="00A938A4" w:rsidTr="00A2760E">
        <w:trPr>
          <w:trHeight w:val="300"/>
        </w:trPr>
        <w:tc>
          <w:tcPr>
            <w:tcW w:w="0" w:type="auto"/>
            <w:tcBorders>
              <w:top w:val="single" w:sz="4" w:space="0" w:color="B1BBCC"/>
              <w:left w:val="single" w:sz="4" w:space="0" w:color="B1BBCC"/>
              <w:bottom w:val="single" w:sz="4" w:space="0" w:color="B1BBCC"/>
              <w:right w:val="single" w:sz="4" w:space="0" w:color="B1BBCC"/>
            </w:tcBorders>
            <w:shd w:val="clear" w:color="000000" w:fill="DFE3E8"/>
          </w:tcPr>
          <w:p w:rsidR="00780970" w:rsidRPr="00A938A4" w:rsidRDefault="00780970" w:rsidP="00A2760E">
            <w:pPr>
              <w:jc w:val="left"/>
              <w:rPr>
                <w:rFonts w:cs="Arial"/>
                <w:color w:val="363636"/>
                <w:lang w:val="es-PE" w:eastAsia="es-PE"/>
              </w:rPr>
            </w:pPr>
            <w:r w:rsidRPr="00A938A4">
              <w:rPr>
                <w:rFonts w:cs="Arial"/>
                <w:color w:val="363636"/>
                <w:lang w:val="es-PE" w:eastAsia="es-PE"/>
              </w:rPr>
              <w:t>#</w:t>
            </w:r>
          </w:p>
        </w:tc>
        <w:tc>
          <w:tcPr>
            <w:tcW w:w="0" w:type="auto"/>
            <w:tcBorders>
              <w:top w:val="single" w:sz="4" w:space="0" w:color="B1BBCC"/>
              <w:left w:val="single" w:sz="4" w:space="0" w:color="B1BBCC"/>
              <w:bottom w:val="single" w:sz="4" w:space="0" w:color="B1BBCC"/>
              <w:right w:val="single" w:sz="4" w:space="0" w:color="B1BBCC"/>
            </w:tcBorders>
            <w:shd w:val="clear" w:color="000000" w:fill="DFE3E8"/>
            <w:vAlign w:val="center"/>
            <w:hideMark/>
          </w:tcPr>
          <w:p w:rsidR="00780970" w:rsidRPr="00A938A4" w:rsidRDefault="00780970" w:rsidP="00A2760E">
            <w:pPr>
              <w:jc w:val="left"/>
              <w:rPr>
                <w:rFonts w:cs="Arial"/>
                <w:color w:val="363636"/>
                <w:lang w:val="es-PE" w:eastAsia="es-PE"/>
              </w:rPr>
            </w:pPr>
            <w:r w:rsidRPr="00A938A4">
              <w:rPr>
                <w:rFonts w:cs="Arial"/>
                <w:color w:val="363636"/>
                <w:lang w:val="es-PE" w:eastAsia="es-PE"/>
              </w:rPr>
              <w:t>Nombre de la Actividad</w:t>
            </w:r>
          </w:p>
        </w:tc>
        <w:tc>
          <w:tcPr>
            <w:tcW w:w="0" w:type="auto"/>
            <w:tcBorders>
              <w:top w:val="single" w:sz="4" w:space="0" w:color="B1BBCC"/>
              <w:left w:val="nil"/>
              <w:bottom w:val="single" w:sz="4" w:space="0" w:color="B1BBCC"/>
              <w:right w:val="single" w:sz="4" w:space="0" w:color="B1BBCC"/>
            </w:tcBorders>
            <w:shd w:val="clear" w:color="000000" w:fill="DFE3E8"/>
            <w:vAlign w:val="center"/>
            <w:hideMark/>
          </w:tcPr>
          <w:p w:rsidR="00780970" w:rsidRPr="00A938A4" w:rsidRDefault="00780970" w:rsidP="00A2760E">
            <w:pPr>
              <w:jc w:val="center"/>
              <w:rPr>
                <w:rFonts w:cs="Arial"/>
                <w:color w:val="363636"/>
                <w:lang w:val="es-PE" w:eastAsia="es-PE"/>
              </w:rPr>
            </w:pPr>
            <w:r w:rsidRPr="00A938A4">
              <w:rPr>
                <w:rFonts w:cs="Arial"/>
                <w:color w:val="363636"/>
                <w:lang w:val="es-PE" w:eastAsia="es-PE"/>
              </w:rPr>
              <w:t>Duración</w:t>
            </w:r>
          </w:p>
        </w:tc>
        <w:tc>
          <w:tcPr>
            <w:tcW w:w="0" w:type="auto"/>
            <w:tcBorders>
              <w:top w:val="single" w:sz="4" w:space="0" w:color="B1BBCC"/>
              <w:left w:val="nil"/>
              <w:bottom w:val="single" w:sz="4" w:space="0" w:color="B1BBCC"/>
              <w:right w:val="single" w:sz="4" w:space="0" w:color="B1BBCC"/>
            </w:tcBorders>
            <w:shd w:val="clear" w:color="000000" w:fill="DFE3E8"/>
          </w:tcPr>
          <w:p w:rsidR="00780970" w:rsidRPr="00A938A4" w:rsidRDefault="00780970" w:rsidP="00A2760E">
            <w:pPr>
              <w:jc w:val="center"/>
              <w:rPr>
                <w:rFonts w:cs="Arial"/>
                <w:color w:val="363636"/>
                <w:lang w:val="es-PE" w:eastAsia="es-PE"/>
              </w:rPr>
            </w:pPr>
            <w:r w:rsidRPr="00A938A4">
              <w:rPr>
                <w:rFonts w:cs="Arial"/>
                <w:color w:val="363636"/>
                <w:lang w:val="es-PE" w:eastAsia="es-PE"/>
              </w:rPr>
              <w:t>Predecesor</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b/>
                <w:bCs/>
                <w:color w:val="000000"/>
                <w:lang w:val="es-PE" w:eastAsia="es-PE"/>
              </w:rPr>
            </w:pP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b/>
                <w:bCs/>
                <w:color w:val="000000"/>
                <w:lang w:val="es-PE" w:eastAsia="es-PE"/>
              </w:rPr>
            </w:pPr>
            <w:r w:rsidRPr="00A938A4">
              <w:rPr>
                <w:rFonts w:cs="Arial"/>
                <w:b/>
                <w:bCs/>
                <w:color w:val="000000"/>
                <w:lang w:val="es-PE" w:eastAsia="es-PE"/>
              </w:rPr>
              <w:t>Proyecto de fin de Carrera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b/>
                <w:bCs/>
                <w:color w:val="000000"/>
                <w:lang w:val="es-PE" w:eastAsia="es-PE"/>
              </w:rPr>
            </w:pPr>
            <w:r w:rsidRPr="00A938A4">
              <w:rPr>
                <w:rFonts w:cs="Arial"/>
                <w:b/>
                <w:bCs/>
                <w:color w:val="000000"/>
                <w:lang w:val="es-PE" w:eastAsia="es-PE"/>
              </w:rPr>
              <w:t>94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b/>
                <w:bCs/>
                <w:color w:val="000000"/>
                <w:lang w:val="es-PE" w:eastAsia="es-PE"/>
              </w:rPr>
            </w:pP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Recolección de datos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9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p>
        </w:tc>
      </w:tr>
      <w:tr w:rsidR="00780970" w:rsidRPr="00A938A4" w:rsidTr="00A2760E">
        <w:trPr>
          <w:trHeight w:val="324"/>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cuadro de requisitos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w:t>
            </w:r>
          </w:p>
        </w:tc>
      </w:tr>
      <w:tr w:rsidR="00780970" w:rsidRPr="00A938A4" w:rsidTr="00A2760E">
        <w:trPr>
          <w:trHeight w:val="43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Comprobar la lista de Requisitos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3</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documento de ERS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6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4</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lastRenderedPageBreak/>
              <w:t>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diagrama de Clases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5</w:t>
            </w:r>
          </w:p>
        </w:tc>
      </w:tr>
      <w:tr w:rsidR="00780970" w:rsidRPr="00A938A4" w:rsidTr="00A2760E">
        <w:trPr>
          <w:trHeight w:val="477"/>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diagrama de estados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6</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diccionario de datos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7</w:t>
            </w:r>
          </w:p>
        </w:tc>
      </w:tr>
      <w:tr w:rsidR="00780970" w:rsidRPr="00A938A4" w:rsidTr="00A2760E">
        <w:trPr>
          <w:trHeight w:val="41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9</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documento de estándares de programación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8</w:t>
            </w:r>
          </w:p>
        </w:tc>
      </w:tr>
      <w:tr w:rsidR="00780970" w:rsidRPr="00A938A4" w:rsidTr="00A2760E">
        <w:trPr>
          <w:trHeight w:val="417"/>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10</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Realización de documento de arquitectura del software</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9</w:t>
            </w:r>
          </w:p>
        </w:tc>
      </w:tr>
      <w:tr w:rsidR="00780970" w:rsidRPr="00A938A4" w:rsidTr="00A2760E">
        <w:trPr>
          <w:trHeight w:val="423"/>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11</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diagrama de Base de datos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10</w:t>
            </w:r>
          </w:p>
        </w:tc>
      </w:tr>
      <w:tr w:rsidR="00780970" w:rsidRPr="00A938A4" w:rsidTr="00A2760E">
        <w:trPr>
          <w:trHeight w:val="40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Presentar capítulo 2 del documento</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p>
        </w:tc>
      </w:tr>
      <w:tr w:rsidR="00780970" w:rsidRPr="00A938A4" w:rsidTr="00A2760E">
        <w:trPr>
          <w:trHeight w:val="434"/>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Realización de Diagrama de Secuencia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12</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Determinar las iteraciones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13</w:t>
            </w:r>
          </w:p>
        </w:tc>
      </w:tr>
      <w:tr w:rsidR="00780970" w:rsidRPr="00A938A4" w:rsidTr="00A2760E">
        <w:trPr>
          <w:trHeight w:val="233"/>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compras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27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compras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15</w:t>
            </w:r>
          </w:p>
        </w:tc>
      </w:tr>
      <w:tr w:rsidR="00780970" w:rsidRPr="00A938A4" w:rsidTr="00A2760E">
        <w:trPr>
          <w:trHeight w:val="41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almacén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505"/>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almacén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17</w:t>
            </w:r>
          </w:p>
        </w:tc>
      </w:tr>
      <w:tr w:rsidR="00780970" w:rsidRPr="00A938A4" w:rsidTr="00A2760E">
        <w:trPr>
          <w:trHeight w:val="457"/>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19</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administración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423"/>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20</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administración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19</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21</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Revisión final del documento</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rPr>
                <w:rFonts w:cs="Arial"/>
                <w:color w:val="000000"/>
                <w:lang w:val="es-PE" w:eastAsia="es-PE"/>
              </w:rPr>
            </w:pP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Entrega del documento final</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21</w:t>
            </w:r>
          </w:p>
        </w:tc>
      </w:tr>
      <w:tr w:rsidR="00780970" w:rsidRPr="00A938A4" w:rsidTr="00A2760E">
        <w:trPr>
          <w:trHeight w:val="46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ventas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41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ventas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23</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Integración de los subsistemas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24</w:t>
            </w:r>
          </w:p>
        </w:tc>
      </w:tr>
      <w:tr w:rsidR="00780970" w:rsidRPr="00A938A4" w:rsidTr="00A2760E">
        <w:trPr>
          <w:trHeight w:val="505"/>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finales del sistema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6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25</w:t>
            </w:r>
          </w:p>
        </w:tc>
      </w:tr>
      <w:tr w:rsidR="00780970" w:rsidRPr="00A938A4" w:rsidTr="00A2760E">
        <w:trPr>
          <w:trHeight w:val="315"/>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Realización de documento de pruebas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26</w:t>
            </w:r>
          </w:p>
        </w:tc>
      </w:tr>
      <w:tr w:rsidR="00780970" w:rsidRPr="00A938A4" w:rsidTr="00A2760E">
        <w:trPr>
          <w:trHeight w:val="40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Presentación final del Sistema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780970">
            <w:pPr>
              <w:keepNext/>
              <w:jc w:val="center"/>
              <w:rPr>
                <w:rFonts w:cs="Arial"/>
                <w:color w:val="000000"/>
                <w:lang w:val="es-PE" w:eastAsia="es-PE"/>
              </w:rPr>
            </w:pPr>
            <w:r w:rsidRPr="00A938A4">
              <w:rPr>
                <w:rFonts w:cs="Arial"/>
                <w:color w:val="000000"/>
                <w:lang w:val="es-PE" w:eastAsia="es-PE"/>
              </w:rPr>
              <w:t>27</w:t>
            </w:r>
          </w:p>
        </w:tc>
      </w:tr>
    </w:tbl>
    <w:p w:rsidR="00C722B7" w:rsidRDefault="00780970" w:rsidP="00780970">
      <w:pPr>
        <w:pStyle w:val="Epgrafe"/>
        <w:jc w:val="center"/>
        <w:rPr>
          <w:rFonts w:cs="Arial"/>
          <w:lang w:val="es-ES_tradnl"/>
        </w:rPr>
      </w:pPr>
      <w:bookmarkStart w:id="295" w:name="_Toc348197058"/>
      <w:r>
        <w:t xml:space="preserve">Tabla </w:t>
      </w:r>
      <w:r w:rsidR="00F600D6">
        <w:fldChar w:fldCharType="begin"/>
      </w:r>
      <w:r w:rsidR="00F600D6">
        <w:instrText xml:space="preserve"> STYLEREF 1 \s </w:instrText>
      </w:r>
      <w:r w:rsidR="00F600D6">
        <w:fldChar w:fldCharType="separate"/>
      </w:r>
      <w:r w:rsidR="00213F48">
        <w:rPr>
          <w:noProof/>
        </w:rPr>
        <w:t>1</w:t>
      </w:r>
      <w:r w:rsidR="00F600D6">
        <w:fldChar w:fldCharType="end"/>
      </w:r>
      <w:r w:rsidR="00F600D6">
        <w:t>.</w:t>
      </w:r>
      <w:r w:rsidR="00F600D6">
        <w:fldChar w:fldCharType="begin"/>
      </w:r>
      <w:r w:rsidR="00F600D6">
        <w:instrText xml:space="preserve"> SEQ Tabla \* ARABIC \s 1 </w:instrText>
      </w:r>
      <w:r w:rsidR="00F600D6">
        <w:fldChar w:fldCharType="separate"/>
      </w:r>
      <w:r w:rsidR="00213F48">
        <w:rPr>
          <w:noProof/>
        </w:rPr>
        <w:t>1</w:t>
      </w:r>
      <w:r w:rsidR="00F600D6">
        <w:fldChar w:fldCharType="end"/>
      </w:r>
      <w:r>
        <w:t>: Tabla de Actividades</w:t>
      </w:r>
      <w:bookmarkEnd w:id="295"/>
    </w:p>
    <w:p w:rsidR="00C722B7" w:rsidRPr="00C722B7" w:rsidRDefault="00C722B7" w:rsidP="00C722B7">
      <w:pPr>
        <w:pStyle w:val="Prrafodelista"/>
        <w:rPr>
          <w:rFonts w:ascii="Arial" w:hAnsi="Arial" w:cs="Arial"/>
          <w:lang w:val="es-ES_tradnl"/>
        </w:rPr>
      </w:pPr>
    </w:p>
    <w:p w:rsidR="00D55DE8" w:rsidRDefault="00D55DE8" w:rsidP="00D55DE8">
      <w:pPr>
        <w:pStyle w:val="Prrafodelista"/>
        <w:numPr>
          <w:ilvl w:val="0"/>
          <w:numId w:val="10"/>
        </w:numPr>
        <w:jc w:val="both"/>
        <w:rPr>
          <w:rFonts w:ascii="Arial" w:hAnsi="Arial" w:cs="Arial"/>
          <w:lang w:val="es-ES_tradnl"/>
        </w:rPr>
      </w:pPr>
      <w:r>
        <w:rPr>
          <w:rFonts w:ascii="Arial" w:hAnsi="Arial" w:cs="Arial"/>
          <w:lang w:val="es-ES_tradnl"/>
        </w:rPr>
        <w:t>Calcular la duración de las actividades: se realiza</w:t>
      </w:r>
      <w:del w:id="296" w:author="614n" w:date="2013-02-09T19:55:00Z">
        <w:r w:rsidDel="00114423">
          <w:rPr>
            <w:rFonts w:ascii="Arial" w:hAnsi="Arial" w:cs="Arial"/>
            <w:lang w:val="es-ES_tradnl"/>
          </w:rPr>
          <w:delText>rá</w:delText>
        </w:r>
      </w:del>
      <w:r>
        <w:rPr>
          <w:rFonts w:ascii="Arial" w:hAnsi="Arial" w:cs="Arial"/>
          <w:lang w:val="es-ES_tradnl"/>
        </w:rPr>
        <w:t xml:space="preserve"> una aproximación del tiempo en días que tomará en realizar cada actividad. Se incluye el tiempo de recolección de datos, análisis e implementación de la aplicación.</w:t>
      </w:r>
    </w:p>
    <w:p w:rsidR="00D55DE8" w:rsidRDefault="00D55DE8" w:rsidP="00D55DE8">
      <w:pPr>
        <w:pStyle w:val="Prrafodelista"/>
        <w:jc w:val="both"/>
        <w:rPr>
          <w:rFonts w:ascii="Arial" w:hAnsi="Arial" w:cs="Arial"/>
          <w:lang w:val="es-ES_tradnl"/>
        </w:rPr>
      </w:pPr>
    </w:p>
    <w:p w:rsidR="00D55DE8" w:rsidRDefault="00D55DE8" w:rsidP="00D55DE8">
      <w:pPr>
        <w:pStyle w:val="Prrafodelista"/>
        <w:numPr>
          <w:ilvl w:val="0"/>
          <w:numId w:val="10"/>
        </w:numPr>
        <w:jc w:val="both"/>
        <w:rPr>
          <w:rFonts w:ascii="Arial" w:hAnsi="Arial" w:cs="Arial"/>
          <w:lang w:val="es-ES_tradnl"/>
        </w:rPr>
      </w:pPr>
      <w:r>
        <w:rPr>
          <w:rFonts w:ascii="Arial" w:hAnsi="Arial" w:cs="Arial"/>
          <w:lang w:val="es-ES_tradnl"/>
        </w:rPr>
        <w:t xml:space="preserve">Desarrollo de un diagrama de Gantt: En el diagrama </w:t>
      </w:r>
      <w:del w:id="297" w:author="614n" w:date="2013-02-09T19:59:00Z">
        <w:r w:rsidDel="00114423">
          <w:rPr>
            <w:rFonts w:ascii="Arial" w:hAnsi="Arial" w:cs="Arial"/>
            <w:lang w:val="es-ES_tradnl"/>
          </w:rPr>
          <w:delText>esta</w:delText>
        </w:r>
      </w:del>
      <w:ins w:id="298" w:author="614n" w:date="2013-02-09T19:59:00Z">
        <w:r w:rsidR="00114423">
          <w:rPr>
            <w:rFonts w:ascii="Arial" w:hAnsi="Arial" w:cs="Arial"/>
            <w:lang w:val="es-ES_tradnl"/>
          </w:rPr>
          <w:t>están</w:t>
        </w:r>
      </w:ins>
      <w:del w:id="299" w:author="614n" w:date="2013-02-09T19:59:00Z">
        <w:r w:rsidDel="00114423">
          <w:rPr>
            <w:rFonts w:ascii="Arial" w:hAnsi="Arial" w:cs="Arial"/>
            <w:lang w:val="es-ES_tradnl"/>
          </w:rPr>
          <w:delText>rán</w:delText>
        </w:r>
      </w:del>
      <w:r>
        <w:rPr>
          <w:rFonts w:ascii="Arial" w:hAnsi="Arial" w:cs="Arial"/>
          <w:lang w:val="es-ES_tradnl"/>
        </w:rPr>
        <w:t xml:space="preserve"> las actividades que se han definido con su respectiva duración, teniendo en cuenta el tiempo disponible total para terminar el proyecto y la dependencia de las actividades como se muestra en la sección 1.</w:t>
      </w:r>
      <w:ins w:id="300" w:author="614n" w:date="2013-02-09T21:35:00Z">
        <w:r w:rsidR="003C2C17">
          <w:rPr>
            <w:rFonts w:ascii="Arial" w:hAnsi="Arial" w:cs="Arial"/>
            <w:lang w:val="es-ES_tradnl"/>
          </w:rPr>
          <w:t>8</w:t>
        </w:r>
      </w:ins>
      <w:del w:id="301" w:author="614n" w:date="2013-02-09T21:35:00Z">
        <w:r w:rsidDel="003C2C17">
          <w:rPr>
            <w:rFonts w:ascii="Arial" w:hAnsi="Arial" w:cs="Arial"/>
            <w:lang w:val="es-ES_tradnl"/>
          </w:rPr>
          <w:delText>9</w:delText>
        </w:r>
      </w:del>
      <w:r>
        <w:rPr>
          <w:rFonts w:ascii="Arial" w:hAnsi="Arial" w:cs="Arial"/>
          <w:lang w:val="es-ES_tradnl"/>
        </w:rPr>
        <w:t xml:space="preserve"> (plan de proyecto).</w:t>
      </w:r>
    </w:p>
    <w:p w:rsidR="00C722B7" w:rsidRDefault="00C722B7" w:rsidP="00C722B7">
      <w:pPr>
        <w:pStyle w:val="Prrafodelista"/>
        <w:jc w:val="both"/>
        <w:rPr>
          <w:rFonts w:ascii="Arial" w:hAnsi="Arial" w:cs="Arial"/>
          <w:lang w:val="es-ES_tradnl"/>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 xml:space="preserve">Ejecución </w:t>
      </w:r>
    </w:p>
    <w:p w:rsidR="003C2C17" w:rsidRDefault="00D46F57" w:rsidP="00D46F57">
      <w:pPr>
        <w:tabs>
          <w:tab w:val="num" w:pos="851"/>
        </w:tabs>
        <w:ind w:left="426"/>
        <w:rPr>
          <w:ins w:id="302" w:author="614n" w:date="2013-02-09T21:36:00Z"/>
          <w:sz w:val="22"/>
          <w:szCs w:val="22"/>
          <w:lang w:val="es-ES_tradnl" w:eastAsia="ja-JP"/>
        </w:rPr>
      </w:pPr>
      <w:r w:rsidRPr="00D46F57">
        <w:rPr>
          <w:sz w:val="22"/>
          <w:szCs w:val="22"/>
          <w:lang w:val="es-ES_tradnl" w:eastAsia="ja-JP"/>
        </w:rPr>
        <w:t>En esta etapa del proyecto se realiza la ejecución del</w:t>
      </w:r>
      <w:ins w:id="303" w:author="614n" w:date="2013-02-09T20:00:00Z">
        <w:r w:rsidR="00114423">
          <w:rPr>
            <w:sz w:val="22"/>
            <w:szCs w:val="22"/>
            <w:lang w:val="es-ES_tradnl" w:eastAsia="ja-JP"/>
          </w:rPr>
          <w:t xml:space="preserve"> sistema </w:t>
        </w:r>
      </w:ins>
      <w:del w:id="304" w:author="614n" w:date="2013-02-09T20:00:00Z">
        <w:r w:rsidRPr="00D46F57" w:rsidDel="00114423">
          <w:rPr>
            <w:sz w:val="22"/>
            <w:szCs w:val="22"/>
            <w:lang w:val="es-ES_tradnl" w:eastAsia="ja-JP"/>
          </w:rPr>
          <w:delText xml:space="preserve"> proyecto que es el sistema </w:delText>
        </w:r>
      </w:del>
      <w:r w:rsidRPr="00D46F57">
        <w:rPr>
          <w:sz w:val="22"/>
          <w:szCs w:val="22"/>
          <w:lang w:val="es-ES_tradnl" w:eastAsia="ja-JP"/>
        </w:rPr>
        <w:t>Web para la cadena de cafeterías. Para eso se utiliza</w:t>
      </w:r>
      <w:del w:id="305" w:author="614n" w:date="2013-02-09T20:01:00Z">
        <w:r w:rsidRPr="00D46F57" w:rsidDel="00114423">
          <w:rPr>
            <w:sz w:val="22"/>
            <w:szCs w:val="22"/>
            <w:lang w:val="es-ES_tradnl" w:eastAsia="ja-JP"/>
          </w:rPr>
          <w:delText>rá</w:delText>
        </w:r>
      </w:del>
      <w:r w:rsidRPr="00D46F57">
        <w:rPr>
          <w:sz w:val="22"/>
          <w:szCs w:val="22"/>
          <w:lang w:val="es-ES_tradnl" w:eastAsia="ja-JP"/>
        </w:rPr>
        <w:t xml:space="preserve"> una metodología orientada a objetos, basándose en el Proceso Unificado de Desarrollo de Software (RUP). Adicionalmente, se </w:t>
      </w:r>
      <w:ins w:id="306" w:author="614n" w:date="2013-02-09T21:36:00Z">
        <w:r w:rsidR="003C2C17">
          <w:rPr>
            <w:sz w:val="22"/>
            <w:szCs w:val="22"/>
            <w:lang w:val="es-ES_tradnl" w:eastAsia="ja-JP"/>
          </w:rPr>
          <w:t>documenta todo el desarrollo de la aplicación.</w:t>
        </w:r>
      </w:ins>
    </w:p>
    <w:p w:rsidR="00D46F57" w:rsidRPr="00D46F57" w:rsidDel="003C2C17" w:rsidRDefault="00D46F57" w:rsidP="00D46F57">
      <w:pPr>
        <w:tabs>
          <w:tab w:val="num" w:pos="851"/>
        </w:tabs>
        <w:ind w:left="426"/>
        <w:rPr>
          <w:del w:id="307" w:author="614n" w:date="2013-02-09T21:36:00Z"/>
          <w:sz w:val="22"/>
          <w:szCs w:val="22"/>
          <w:lang w:val="es-ES_tradnl" w:eastAsia="ja-JP"/>
        </w:rPr>
      </w:pPr>
      <w:del w:id="308" w:author="614n" w:date="2013-02-09T21:36:00Z">
        <w:r w:rsidRPr="00D46F57" w:rsidDel="003C2C17">
          <w:rPr>
            <w:sz w:val="22"/>
            <w:szCs w:val="22"/>
            <w:lang w:val="es-ES_tradnl" w:eastAsia="ja-JP"/>
          </w:rPr>
          <w:lastRenderedPageBreak/>
          <w:delText xml:space="preserve">documentará </w:delText>
        </w:r>
      </w:del>
      <w:del w:id="309" w:author="614n" w:date="2013-02-09T20:05:00Z">
        <w:r w:rsidRPr="00D46F57" w:rsidDel="00114423">
          <w:rPr>
            <w:sz w:val="22"/>
            <w:szCs w:val="22"/>
            <w:lang w:val="es-ES_tradnl" w:eastAsia="ja-JP"/>
          </w:rPr>
          <w:delText xml:space="preserve">cada vez </w:delText>
        </w:r>
      </w:del>
      <w:del w:id="310" w:author="614n" w:date="2013-02-09T21:36:00Z">
        <w:r w:rsidRPr="00D46F57" w:rsidDel="003C2C17">
          <w:rPr>
            <w:sz w:val="22"/>
            <w:szCs w:val="22"/>
            <w:lang w:val="es-ES_tradnl" w:eastAsia="ja-JP"/>
          </w:rPr>
          <w:delText xml:space="preserve">que se elabore la aplicación </w:delText>
        </w:r>
      </w:del>
    </w:p>
    <w:p w:rsidR="00D46F57" w:rsidRPr="00D46F57" w:rsidRDefault="003C2C17" w:rsidP="00D46F57">
      <w:pPr>
        <w:tabs>
          <w:tab w:val="num" w:pos="851"/>
        </w:tabs>
        <w:ind w:left="426"/>
        <w:rPr>
          <w:sz w:val="22"/>
          <w:szCs w:val="22"/>
          <w:lang w:val="es-ES_tradnl" w:eastAsia="ja-JP"/>
        </w:rPr>
      </w:pPr>
      <w:ins w:id="311" w:author="614n" w:date="2013-02-09T21:36:00Z">
        <w:r>
          <w:rPr>
            <w:sz w:val="22"/>
            <w:szCs w:val="22"/>
            <w:lang w:val="es-ES_tradnl" w:eastAsia="ja-JP"/>
          </w:rPr>
          <w:t>E</w:t>
        </w:r>
      </w:ins>
      <w:ins w:id="312" w:author="614n" w:date="2013-02-09T20:01:00Z">
        <w:r w:rsidR="00114423">
          <w:rPr>
            <w:sz w:val="22"/>
            <w:szCs w:val="22"/>
            <w:lang w:val="es-ES_tradnl" w:eastAsia="ja-JP"/>
          </w:rPr>
          <w:t xml:space="preserve">ntre </w:t>
        </w:r>
      </w:ins>
      <w:del w:id="313" w:author="614n" w:date="2013-02-09T20:01:00Z">
        <w:r w:rsidR="00D46F57" w:rsidRPr="00D46F57" w:rsidDel="00114423">
          <w:rPr>
            <w:sz w:val="22"/>
            <w:szCs w:val="22"/>
            <w:lang w:val="es-ES_tradnl" w:eastAsia="ja-JP"/>
          </w:rPr>
          <w:delText>L</w:delText>
        </w:r>
      </w:del>
      <w:ins w:id="314" w:author="614n" w:date="2013-02-09T20:01:00Z">
        <w:r w:rsidR="00114423">
          <w:rPr>
            <w:sz w:val="22"/>
            <w:szCs w:val="22"/>
            <w:lang w:val="es-ES_tradnl" w:eastAsia="ja-JP"/>
          </w:rPr>
          <w:t>l</w:t>
        </w:r>
      </w:ins>
      <w:r w:rsidR="00D46F57" w:rsidRPr="00D46F57">
        <w:rPr>
          <w:sz w:val="22"/>
          <w:szCs w:val="22"/>
          <w:lang w:val="es-ES_tradnl" w:eastAsia="ja-JP"/>
        </w:rPr>
        <w:t>os documentos que se desarrolla</w:t>
      </w:r>
      <w:del w:id="315" w:author="614n" w:date="2013-02-09T20:01:00Z">
        <w:r w:rsidR="00D46F57" w:rsidRPr="00D46F57" w:rsidDel="00114423">
          <w:rPr>
            <w:sz w:val="22"/>
            <w:szCs w:val="22"/>
            <w:lang w:val="es-ES_tradnl" w:eastAsia="ja-JP"/>
          </w:rPr>
          <w:delText>rán</w:delText>
        </w:r>
      </w:del>
      <w:r w:rsidR="00D46F57" w:rsidRPr="00D46F57">
        <w:rPr>
          <w:sz w:val="22"/>
          <w:szCs w:val="22"/>
          <w:lang w:val="es-ES_tradnl" w:eastAsia="ja-JP"/>
        </w:rPr>
        <w:t xml:space="preserve"> </w:t>
      </w:r>
      <w:del w:id="316" w:author="614n" w:date="2013-02-09T20:01:00Z">
        <w:r w:rsidR="00D46F57" w:rsidRPr="00D46F57" w:rsidDel="00114423">
          <w:rPr>
            <w:sz w:val="22"/>
            <w:szCs w:val="22"/>
            <w:lang w:val="es-ES_tradnl" w:eastAsia="ja-JP"/>
          </w:rPr>
          <w:delText>es l</w:delText>
        </w:r>
      </w:del>
      <w:ins w:id="317" w:author="614n" w:date="2013-02-09T20:01:00Z">
        <w:r w:rsidR="00114423">
          <w:rPr>
            <w:sz w:val="22"/>
            <w:szCs w:val="22"/>
            <w:lang w:val="es-ES_tradnl" w:eastAsia="ja-JP"/>
          </w:rPr>
          <w:t>est</w:t>
        </w:r>
      </w:ins>
      <w:r w:rsidR="00D46F57" w:rsidRPr="00D46F57">
        <w:rPr>
          <w:sz w:val="22"/>
          <w:szCs w:val="22"/>
          <w:lang w:val="es-ES_tradnl" w:eastAsia="ja-JP"/>
        </w:rPr>
        <w:t xml:space="preserve">a </w:t>
      </w:r>
      <w:ins w:id="318" w:author="614n" w:date="2013-02-09T20:02:00Z">
        <w:r w:rsidR="00114423">
          <w:rPr>
            <w:sz w:val="22"/>
            <w:szCs w:val="22"/>
            <w:lang w:val="es-ES_tradnl" w:eastAsia="ja-JP"/>
          </w:rPr>
          <w:t xml:space="preserve">la </w:t>
        </w:r>
      </w:ins>
      <w:r w:rsidR="00D46F57" w:rsidRPr="00D46F57">
        <w:rPr>
          <w:sz w:val="22"/>
          <w:szCs w:val="22"/>
          <w:lang w:val="es-ES_tradnl" w:eastAsia="ja-JP"/>
        </w:rPr>
        <w:t>guía de la aplicación para el usuario, además de los diferentes documentos de prueba que se elabora</w:t>
      </w:r>
      <w:del w:id="319" w:author="614n" w:date="2013-02-09T20:02:00Z">
        <w:r w:rsidR="00D46F57" w:rsidRPr="00D46F57" w:rsidDel="00114423">
          <w:rPr>
            <w:sz w:val="22"/>
            <w:szCs w:val="22"/>
            <w:lang w:val="es-ES_tradnl" w:eastAsia="ja-JP"/>
          </w:rPr>
          <w:delText>rá</w:delText>
        </w:r>
      </w:del>
      <w:r w:rsidR="00D46F57" w:rsidRPr="00D46F57">
        <w:rPr>
          <w:sz w:val="22"/>
          <w:szCs w:val="22"/>
          <w:lang w:val="es-ES_tradnl" w:eastAsia="ja-JP"/>
        </w:rPr>
        <w:t>n a medida que se desarrolle la aplicación para el negocio de cafeterías.</w:t>
      </w:r>
    </w:p>
    <w:p w:rsidR="00D46F57" w:rsidRDefault="00D46F57" w:rsidP="00D46F57">
      <w:pPr>
        <w:pStyle w:val="Prrafodelista"/>
        <w:ind w:left="993"/>
        <w:rPr>
          <w:rFonts w:asciiTheme="minorHAnsi" w:hAnsiTheme="minorHAnsi" w:cstheme="minorHAnsi"/>
          <w:b/>
          <w:lang w:val="es-ES_tradnl" w:eastAsia="ja-JP"/>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Seguimiento y control</w:t>
      </w:r>
    </w:p>
    <w:p w:rsidR="00D46F57" w:rsidRPr="00D46F57" w:rsidRDefault="00D46F57" w:rsidP="00D46F57">
      <w:pPr>
        <w:tabs>
          <w:tab w:val="num" w:pos="851"/>
        </w:tabs>
        <w:ind w:left="426"/>
        <w:rPr>
          <w:sz w:val="22"/>
          <w:szCs w:val="22"/>
          <w:lang w:val="es-ES_tradnl" w:eastAsia="ja-JP"/>
        </w:rPr>
      </w:pPr>
      <w:r w:rsidRPr="00D46F57">
        <w:rPr>
          <w:sz w:val="22"/>
          <w:szCs w:val="22"/>
          <w:lang w:val="es-ES_tradnl" w:eastAsia="ja-JP"/>
        </w:rPr>
        <w:t>En esta etapa se realiza el seguimiento y control de las tareas programadas en el plan de proyecto para el negocio de cafeterías, asimismo, se verifica si las tareas realizadas cumplen con el objetivo del proyecto. Adicionalmente, en esta etapa se toma diversas medidas correlativas en caso de que una actividad se retrase.</w:t>
      </w:r>
    </w:p>
    <w:p w:rsidR="00D46F57" w:rsidRPr="00D46F57" w:rsidRDefault="00D46F57" w:rsidP="00D46F57">
      <w:pPr>
        <w:pStyle w:val="Prrafodelista"/>
        <w:ind w:left="993"/>
        <w:rPr>
          <w:rFonts w:asciiTheme="minorHAnsi" w:hAnsiTheme="minorHAnsi" w:cstheme="minorHAnsi"/>
          <w:b/>
          <w:lang w:val="es-ES_tradnl" w:eastAsia="ja-JP"/>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Cierre</w:t>
      </w:r>
    </w:p>
    <w:p w:rsidR="00D46F57" w:rsidRDefault="00D46F57" w:rsidP="00D46F57">
      <w:pPr>
        <w:tabs>
          <w:tab w:val="num" w:pos="851"/>
        </w:tabs>
        <w:ind w:left="426"/>
        <w:rPr>
          <w:sz w:val="22"/>
          <w:szCs w:val="22"/>
          <w:lang w:val="es-ES_tradnl" w:eastAsia="ja-JP"/>
        </w:rPr>
      </w:pPr>
      <w:r w:rsidRPr="00813BC9">
        <w:rPr>
          <w:sz w:val="22"/>
          <w:szCs w:val="22"/>
          <w:lang w:val="es-ES_tradnl" w:eastAsia="ja-JP"/>
        </w:rPr>
        <w:t xml:space="preserve">Para el </w:t>
      </w:r>
      <w:r>
        <w:rPr>
          <w:sz w:val="22"/>
          <w:szCs w:val="22"/>
          <w:lang w:val="es-ES_tradnl" w:eastAsia="ja-JP"/>
        </w:rPr>
        <w:t>desarrollo del proyecto se va a emplear la metodología orientada a objetos. La metodología orientada a objetos seleccionada es el Proceso unificado de Desarrollo de Software (RUP) porque usa un enfoque interactivo, que es, una secuencia de pasos o interacciones incrementales (KROLL, 2003). Define las fases:</w:t>
      </w:r>
    </w:p>
    <w:p w:rsidR="00D46F57" w:rsidRDefault="00D46F57" w:rsidP="00D46F57">
      <w:pPr>
        <w:tabs>
          <w:tab w:val="num" w:pos="851"/>
        </w:tabs>
        <w:ind w:left="426"/>
        <w:rPr>
          <w:sz w:val="22"/>
          <w:szCs w:val="22"/>
          <w:lang w:val="es-ES_tradnl" w:eastAsia="ja-JP"/>
        </w:rPr>
      </w:pPr>
    </w:p>
    <w:p w:rsidR="00D46F57" w:rsidRDefault="00D46F57" w:rsidP="00D46F57">
      <w:pPr>
        <w:tabs>
          <w:tab w:val="num" w:pos="851"/>
        </w:tabs>
        <w:ind w:left="426"/>
        <w:rPr>
          <w:sz w:val="22"/>
          <w:szCs w:val="22"/>
          <w:lang w:val="es-ES_tradnl" w:eastAsia="ja-JP"/>
        </w:rPr>
      </w:pPr>
      <w:r>
        <w:rPr>
          <w:sz w:val="22"/>
          <w:szCs w:val="22"/>
          <w:lang w:val="es-ES_tradnl" w:eastAsia="ja-JP"/>
        </w:rPr>
        <w:t xml:space="preserve">Fase de Comienzo: Se define el alcance del proyecto e identificar los casos de uso que son necesarios para el proyecto. Los documentos que se </w:t>
      </w:r>
      <w:ins w:id="320" w:author="614n" w:date="2013-02-09T20:06:00Z">
        <w:r w:rsidR="004321AF">
          <w:rPr>
            <w:sz w:val="22"/>
            <w:szCs w:val="22"/>
            <w:lang w:val="es-ES_tradnl" w:eastAsia="ja-JP"/>
          </w:rPr>
          <w:t>obtiene</w:t>
        </w:r>
      </w:ins>
      <w:del w:id="321" w:author="614n" w:date="2013-02-09T20:06:00Z">
        <w:r w:rsidDel="004321AF">
          <w:rPr>
            <w:sz w:val="22"/>
            <w:szCs w:val="22"/>
            <w:lang w:val="es-ES_tradnl" w:eastAsia="ja-JP"/>
          </w:rPr>
          <w:delText>generarán</w:delText>
        </w:r>
      </w:del>
      <w:r>
        <w:rPr>
          <w:sz w:val="22"/>
          <w:szCs w:val="22"/>
          <w:lang w:val="es-ES_tradnl" w:eastAsia="ja-JP"/>
        </w:rPr>
        <w:t xml:space="preserve"> al finalizar esta fase con respecto al proyecto:</w:t>
      </w:r>
    </w:p>
    <w:p w:rsidR="00D46F57" w:rsidRPr="00B3000E" w:rsidRDefault="00D46F57" w:rsidP="00D46F57">
      <w:pPr>
        <w:ind w:left="709"/>
        <w:rPr>
          <w:rFonts w:cs="Arial"/>
          <w:sz w:val="22"/>
          <w:szCs w:val="22"/>
          <w:lang w:val="es-ES_tradnl" w:eastAsia="ja-JP"/>
        </w:rPr>
      </w:pP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Visión del proyecto</w:t>
      </w:r>
      <w:r>
        <w:rPr>
          <w:rFonts w:ascii="Arial" w:hAnsi="Arial" w:cs="Arial"/>
          <w:lang w:val="es-ES_tradnl"/>
        </w:rPr>
        <w:t>, especificando los requisitos que necesita un negocio de empresas.</w:t>
      </w:r>
    </w:p>
    <w:p w:rsidR="00D46F57"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Casos de uso</w:t>
      </w:r>
      <w:r>
        <w:rPr>
          <w:rFonts w:ascii="Arial" w:hAnsi="Arial" w:cs="Arial"/>
          <w:lang w:val="es-ES_tradnl"/>
        </w:rPr>
        <w:t xml:space="preserve"> que soporte las especificaciones para un negocio de cafeterías, primero identificando los actores del negocio de cafeterías.</w:t>
      </w:r>
    </w:p>
    <w:p w:rsidR="00D46F57" w:rsidRPr="00B3000E" w:rsidRDefault="00D46F57" w:rsidP="00D46F57">
      <w:pPr>
        <w:pStyle w:val="Prrafodelista"/>
        <w:numPr>
          <w:ilvl w:val="0"/>
          <w:numId w:val="10"/>
        </w:numPr>
        <w:jc w:val="both"/>
        <w:rPr>
          <w:rFonts w:ascii="Arial" w:hAnsi="Arial" w:cs="Arial"/>
          <w:lang w:val="es-ES_tradnl"/>
        </w:rPr>
      </w:pPr>
      <w:r>
        <w:rPr>
          <w:rFonts w:ascii="Arial" w:hAnsi="Arial" w:cs="Arial"/>
          <w:lang w:val="es-ES_tradnl"/>
        </w:rPr>
        <w:t>Cuadro con los requisitos necesarios para cubrir los requisitos que son necesarios para la aplicación de cafeterías con sus respectivas prioridades.</w:t>
      </w:r>
    </w:p>
    <w:p w:rsidR="00D46F57" w:rsidRDefault="00D46F57" w:rsidP="00D46F57">
      <w:pPr>
        <w:tabs>
          <w:tab w:val="num" w:pos="851"/>
        </w:tabs>
        <w:ind w:left="426"/>
        <w:rPr>
          <w:sz w:val="22"/>
          <w:szCs w:val="22"/>
          <w:lang w:val="es-ES_tradnl" w:eastAsia="ja-JP"/>
        </w:rPr>
      </w:pPr>
      <w:r>
        <w:rPr>
          <w:sz w:val="22"/>
          <w:szCs w:val="22"/>
          <w:lang w:val="es-ES_tradnl" w:eastAsia="ja-JP"/>
        </w:rPr>
        <w:t>Fase de Elaboración: Planificar el proyecto, especificar los casos de uso relacionados a una empresa de cafeterías y diseñar la arquitectura del sistema. Los diagramas a realizar al finalizar esta fase son:</w:t>
      </w:r>
    </w:p>
    <w:p w:rsidR="00D46F57" w:rsidRDefault="00D46F57" w:rsidP="00D46F57">
      <w:pPr>
        <w:tabs>
          <w:tab w:val="num" w:pos="851"/>
        </w:tabs>
        <w:ind w:left="426"/>
        <w:rPr>
          <w:sz w:val="22"/>
          <w:szCs w:val="22"/>
          <w:lang w:val="es-ES_tradnl" w:eastAsia="ja-JP"/>
        </w:rPr>
      </w:pP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clases</w:t>
      </w:r>
      <w:r>
        <w:rPr>
          <w:rFonts w:ascii="Arial" w:hAnsi="Arial" w:cs="Arial"/>
          <w:lang w:val="es-ES_tradnl"/>
        </w:rPr>
        <w:t xml:space="preserve"> para el negocio de cafeterías que cubra los problemas.</w:t>
      </w: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estados</w:t>
      </w:r>
      <w:r>
        <w:rPr>
          <w:rFonts w:ascii="Arial" w:hAnsi="Arial" w:cs="Arial"/>
          <w:lang w:val="es-ES_tradnl"/>
        </w:rPr>
        <w:t xml:space="preserve"> de las diferentes entidades que son necesarias para el negocio de cafeterías cubriendo las áreas de compras, ventas, almacén y administración.</w:t>
      </w: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clases de diseño</w:t>
      </w:r>
      <w:r>
        <w:rPr>
          <w:rFonts w:ascii="Arial" w:hAnsi="Arial" w:cs="Arial"/>
          <w:lang w:val="es-ES_tradnl"/>
        </w:rPr>
        <w:t xml:space="preserve"> para el negocio de cafeterías.</w:t>
      </w: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Secuencia</w:t>
      </w:r>
      <w:r>
        <w:rPr>
          <w:rFonts w:ascii="Arial" w:hAnsi="Arial" w:cs="Arial"/>
          <w:lang w:val="es-ES_tradnl"/>
        </w:rPr>
        <w:t xml:space="preserve"> de las diferentes actividades que va a cubrir el sistema de cafeterías como el proceso de registro de orden de compra.</w:t>
      </w:r>
    </w:p>
    <w:p w:rsidR="00D46F57" w:rsidRPr="00B3000E" w:rsidRDefault="00D46F57" w:rsidP="00D46F57">
      <w:pPr>
        <w:pStyle w:val="Prrafodelista"/>
        <w:numPr>
          <w:ilvl w:val="0"/>
          <w:numId w:val="10"/>
        </w:numPr>
        <w:jc w:val="both"/>
        <w:rPr>
          <w:rFonts w:ascii="Arial" w:hAnsi="Arial" w:cs="Arial"/>
          <w:lang w:val="es-ES_tradnl"/>
        </w:rPr>
      </w:pPr>
      <w:r>
        <w:rPr>
          <w:rFonts w:ascii="Arial" w:hAnsi="Arial" w:cs="Arial"/>
          <w:lang w:val="es-ES_tradnl"/>
        </w:rPr>
        <w:t>Diagrama de Base de datos que soporte las necesidades de las áreas de ventas, compras, almacén y administración del negocio de cafeterías.</w:t>
      </w:r>
    </w:p>
    <w:p w:rsidR="00D46F57" w:rsidRDefault="00D46F57" w:rsidP="00D46F57">
      <w:pPr>
        <w:tabs>
          <w:tab w:val="num" w:pos="851"/>
        </w:tabs>
        <w:ind w:left="426"/>
        <w:rPr>
          <w:sz w:val="22"/>
          <w:szCs w:val="22"/>
          <w:lang w:val="es-ES_tradnl" w:eastAsia="ja-JP"/>
        </w:rPr>
      </w:pPr>
      <w:r>
        <w:rPr>
          <w:sz w:val="22"/>
          <w:szCs w:val="22"/>
          <w:lang w:val="es-ES_tradnl" w:eastAsia="ja-JP"/>
        </w:rPr>
        <w:t xml:space="preserve">Fase de Construcción: Se desarrolla el software por medio de iteraciones basándose en la arquitectura diseñada. Los documentos </w:t>
      </w:r>
      <w:ins w:id="322" w:author="614n" w:date="2013-02-09T20:07:00Z">
        <w:r w:rsidR="004321AF">
          <w:rPr>
            <w:sz w:val="22"/>
            <w:szCs w:val="22"/>
            <w:lang w:val="es-ES_tradnl" w:eastAsia="ja-JP"/>
          </w:rPr>
          <w:t>que se realiza</w:t>
        </w:r>
      </w:ins>
      <w:del w:id="323" w:author="614n" w:date="2013-02-09T20:07:00Z">
        <w:r w:rsidDel="004321AF">
          <w:rPr>
            <w:sz w:val="22"/>
            <w:szCs w:val="22"/>
            <w:lang w:val="es-ES_tradnl" w:eastAsia="ja-JP"/>
          </w:rPr>
          <w:delText>a realizar</w:delText>
        </w:r>
      </w:del>
      <w:r>
        <w:rPr>
          <w:sz w:val="22"/>
          <w:szCs w:val="22"/>
          <w:lang w:val="es-ES_tradnl" w:eastAsia="ja-JP"/>
        </w:rPr>
        <w:t xml:space="preserve"> al finalizar esta fase:</w:t>
      </w:r>
    </w:p>
    <w:p w:rsidR="00D46F57" w:rsidRDefault="00D46F57" w:rsidP="00D46F57">
      <w:pPr>
        <w:ind w:left="709"/>
        <w:rPr>
          <w:sz w:val="22"/>
          <w:szCs w:val="22"/>
          <w:lang w:val="es-ES_tradnl" w:eastAsia="ja-JP"/>
        </w:rPr>
      </w:pPr>
    </w:p>
    <w:p w:rsidR="00D46F57"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Documento de pruebas</w:t>
      </w:r>
      <w:r>
        <w:rPr>
          <w:rFonts w:ascii="Arial" w:hAnsi="Arial" w:cs="Arial"/>
          <w:lang w:val="es-ES_tradnl"/>
        </w:rPr>
        <w:t xml:space="preserve"> por cada iteración que se va a realizar.</w:t>
      </w:r>
    </w:p>
    <w:p w:rsidR="00D46F57" w:rsidRPr="00B3000E" w:rsidRDefault="00D46F57" w:rsidP="00D46F57">
      <w:pPr>
        <w:pStyle w:val="Prrafodelista"/>
        <w:numPr>
          <w:ilvl w:val="0"/>
          <w:numId w:val="10"/>
        </w:numPr>
        <w:jc w:val="both"/>
        <w:rPr>
          <w:rFonts w:ascii="Arial" w:hAnsi="Arial" w:cs="Arial"/>
          <w:lang w:val="es-ES_tradnl"/>
        </w:rPr>
      </w:pPr>
      <w:r>
        <w:rPr>
          <w:rFonts w:ascii="Arial" w:hAnsi="Arial" w:cs="Arial"/>
          <w:lang w:val="es-ES_tradnl"/>
        </w:rPr>
        <w:lastRenderedPageBreak/>
        <w:t>Realizar los módulos del sistema que son el módulo de reportes, módulo de ventas, módulo de compras y el módulo de administración de la cafetería.</w:t>
      </w:r>
    </w:p>
    <w:p w:rsidR="00D46F57" w:rsidRDefault="00D46F57" w:rsidP="00D46F57">
      <w:pPr>
        <w:tabs>
          <w:tab w:val="num" w:pos="851"/>
        </w:tabs>
        <w:ind w:left="426"/>
        <w:rPr>
          <w:sz w:val="22"/>
          <w:szCs w:val="22"/>
          <w:lang w:val="es-ES_tradnl" w:eastAsia="ja-JP"/>
        </w:rPr>
      </w:pPr>
      <w:r>
        <w:rPr>
          <w:sz w:val="22"/>
          <w:szCs w:val="22"/>
          <w:lang w:val="es-ES_tradnl" w:eastAsia="ja-JP"/>
        </w:rPr>
        <w:t>Fase de Transición: Se finaliza el software, se realiza las pruebas finales a la aplicación como la entrada de datos y la salida de reportes en las diferentes áreas acorde a un sistema de cafeterías. Además, se reparan los errores encontrados. Finalmente se entrega la aplicación final al usuario.</w:t>
      </w:r>
    </w:p>
    <w:p w:rsidR="004863F2" w:rsidRDefault="004863F2" w:rsidP="004863F2">
      <w:pPr>
        <w:tabs>
          <w:tab w:val="num" w:pos="851"/>
        </w:tabs>
        <w:ind w:left="426"/>
        <w:rPr>
          <w:sz w:val="22"/>
          <w:szCs w:val="22"/>
          <w:lang w:val="es-ES_tradnl" w:eastAsia="ja-JP"/>
        </w:rPr>
      </w:pPr>
    </w:p>
    <w:p w:rsidR="00D46F57" w:rsidRDefault="007C03C1" w:rsidP="00C962B1">
      <w:pPr>
        <w:pStyle w:val="Prrafodelista"/>
        <w:numPr>
          <w:ilvl w:val="2"/>
          <w:numId w:val="5"/>
        </w:numPr>
        <w:tabs>
          <w:tab w:val="num" w:pos="851"/>
        </w:tabs>
        <w:ind w:left="567" w:hanging="709"/>
        <w:outlineLvl w:val="2"/>
        <w:rPr>
          <w:rFonts w:asciiTheme="minorHAnsi" w:hAnsiTheme="minorHAnsi" w:cstheme="minorHAnsi"/>
          <w:b/>
          <w:lang w:val="es-ES_tradnl" w:eastAsia="ja-JP"/>
        </w:rPr>
      </w:pPr>
      <w:bookmarkStart w:id="324" w:name="_Toc342249965"/>
      <w:r w:rsidRPr="007C03C1">
        <w:rPr>
          <w:rFonts w:asciiTheme="minorHAnsi" w:hAnsiTheme="minorHAnsi" w:cstheme="minorHAnsi"/>
          <w:b/>
          <w:lang w:val="es-ES_tradnl" w:eastAsia="ja-JP"/>
        </w:rPr>
        <w:t>Metodología para el desarrollo del software</w:t>
      </w:r>
      <w:bookmarkEnd w:id="324"/>
    </w:p>
    <w:p w:rsidR="00CF7717" w:rsidRDefault="00CF7717" w:rsidP="00CF7717">
      <w:pPr>
        <w:tabs>
          <w:tab w:val="num" w:pos="851"/>
        </w:tabs>
        <w:ind w:left="426"/>
        <w:rPr>
          <w:sz w:val="22"/>
          <w:szCs w:val="22"/>
          <w:lang w:val="es-ES_tradnl" w:eastAsia="ja-JP"/>
        </w:rPr>
      </w:pPr>
      <w:r w:rsidRPr="00813BC9">
        <w:rPr>
          <w:sz w:val="22"/>
          <w:szCs w:val="22"/>
          <w:lang w:val="es-ES_tradnl" w:eastAsia="ja-JP"/>
        </w:rPr>
        <w:t xml:space="preserve">Para el </w:t>
      </w:r>
      <w:r>
        <w:rPr>
          <w:sz w:val="22"/>
          <w:szCs w:val="22"/>
          <w:lang w:val="es-ES_tradnl" w:eastAsia="ja-JP"/>
        </w:rPr>
        <w:t>desarrollo del proyecto se va a emplear la metodología orientada a objetos. La metodología orientada a objetos seleccionada es el Proceso unificado de Desarrollo de Software (RUP) porque usa un enfoque interactivo, que es, una secuencia de pasos o interacciones incrementales (KROLL, 2003). Define las fases:</w:t>
      </w:r>
    </w:p>
    <w:p w:rsidR="00CF7717" w:rsidRDefault="00CF7717" w:rsidP="00CF7717">
      <w:pPr>
        <w:tabs>
          <w:tab w:val="num" w:pos="851"/>
        </w:tabs>
        <w:ind w:left="426"/>
        <w:rPr>
          <w:sz w:val="22"/>
          <w:szCs w:val="22"/>
          <w:lang w:val="es-ES_tradnl" w:eastAsia="ja-JP"/>
        </w:rPr>
      </w:pPr>
    </w:p>
    <w:p w:rsidR="00CF7717" w:rsidRDefault="00CF7717" w:rsidP="00CF7717">
      <w:pPr>
        <w:tabs>
          <w:tab w:val="num" w:pos="851"/>
        </w:tabs>
        <w:ind w:left="426"/>
        <w:rPr>
          <w:sz w:val="22"/>
          <w:szCs w:val="22"/>
          <w:lang w:val="es-ES_tradnl" w:eastAsia="ja-JP"/>
        </w:rPr>
      </w:pPr>
      <w:r>
        <w:rPr>
          <w:sz w:val="22"/>
          <w:szCs w:val="22"/>
          <w:lang w:val="es-ES_tradnl" w:eastAsia="ja-JP"/>
        </w:rPr>
        <w:t xml:space="preserve">Fase de Comienzo: Se define el alcance del proyecto e identificar los casos de uso que son necesarios para el proyecto. Los documentos que se </w:t>
      </w:r>
      <w:ins w:id="325" w:author="614n" w:date="2013-02-09T21:42:00Z">
        <w:r w:rsidR="00090460">
          <w:rPr>
            <w:sz w:val="22"/>
            <w:szCs w:val="22"/>
            <w:lang w:val="es-ES_tradnl" w:eastAsia="ja-JP"/>
          </w:rPr>
          <w:t xml:space="preserve">genera </w:t>
        </w:r>
      </w:ins>
      <w:del w:id="326" w:author="614n" w:date="2013-02-09T21:42:00Z">
        <w:r w:rsidDel="00090460">
          <w:rPr>
            <w:sz w:val="22"/>
            <w:szCs w:val="22"/>
            <w:lang w:val="es-ES_tradnl" w:eastAsia="ja-JP"/>
          </w:rPr>
          <w:delText xml:space="preserve">generarán </w:delText>
        </w:r>
      </w:del>
      <w:r>
        <w:rPr>
          <w:sz w:val="22"/>
          <w:szCs w:val="22"/>
          <w:lang w:val="es-ES_tradnl" w:eastAsia="ja-JP"/>
        </w:rPr>
        <w:t>al finalizar esta fase con respecto al proyecto</w:t>
      </w:r>
      <w:ins w:id="327" w:author="614n" w:date="2013-02-09T21:42:00Z">
        <w:r w:rsidR="00090460">
          <w:rPr>
            <w:sz w:val="22"/>
            <w:szCs w:val="22"/>
            <w:lang w:val="es-ES_tradnl" w:eastAsia="ja-JP"/>
          </w:rPr>
          <w:t xml:space="preserve"> son</w:t>
        </w:r>
      </w:ins>
      <w:r>
        <w:rPr>
          <w:sz w:val="22"/>
          <w:szCs w:val="22"/>
          <w:lang w:val="es-ES_tradnl" w:eastAsia="ja-JP"/>
        </w:rPr>
        <w:t>:</w:t>
      </w:r>
    </w:p>
    <w:p w:rsidR="00CF7717" w:rsidRPr="00CF7717" w:rsidRDefault="00CF7717" w:rsidP="00CF7717">
      <w:pPr>
        <w:tabs>
          <w:tab w:val="num" w:pos="851"/>
        </w:tabs>
        <w:ind w:left="426"/>
        <w:rPr>
          <w:sz w:val="22"/>
          <w:szCs w:val="22"/>
          <w:lang w:val="es-ES_tradnl" w:eastAsia="ja-JP"/>
        </w:rPr>
      </w:pP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Visión del proyecto</w:t>
      </w:r>
      <w:r>
        <w:rPr>
          <w:rFonts w:ascii="Arial" w:hAnsi="Arial" w:cs="Arial"/>
          <w:lang w:val="es-ES_tradnl"/>
        </w:rPr>
        <w:t>, especificando los requisitos que necesita un negocio de empresas.</w:t>
      </w:r>
    </w:p>
    <w:p w:rsidR="00CF7717"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Casos de uso</w:t>
      </w:r>
      <w:r>
        <w:rPr>
          <w:rFonts w:ascii="Arial" w:hAnsi="Arial" w:cs="Arial"/>
          <w:lang w:val="es-ES_tradnl"/>
        </w:rPr>
        <w:t xml:space="preserve"> que soporte las especificaciones para un negocio de cafeterías, primero identificando los actores del negocio de cafeterías.</w:t>
      </w:r>
    </w:p>
    <w:p w:rsidR="00CF7717" w:rsidRPr="00B3000E" w:rsidRDefault="00CF7717" w:rsidP="00CF7717">
      <w:pPr>
        <w:pStyle w:val="Prrafodelista"/>
        <w:numPr>
          <w:ilvl w:val="0"/>
          <w:numId w:val="10"/>
        </w:numPr>
        <w:jc w:val="both"/>
        <w:rPr>
          <w:rFonts w:ascii="Arial" w:hAnsi="Arial" w:cs="Arial"/>
          <w:lang w:val="es-ES_tradnl"/>
        </w:rPr>
      </w:pPr>
      <w:r>
        <w:rPr>
          <w:rFonts w:ascii="Arial" w:hAnsi="Arial" w:cs="Arial"/>
          <w:lang w:val="es-ES_tradnl"/>
        </w:rPr>
        <w:t>Cuadro con los requisitos necesarios para cubrir los requisitos que son necesarios para la aplicación de cafeterías con sus respectivas prioridades.</w:t>
      </w:r>
    </w:p>
    <w:p w:rsidR="00CF7717" w:rsidRDefault="00CF7717" w:rsidP="00CF7717">
      <w:pPr>
        <w:tabs>
          <w:tab w:val="num" w:pos="851"/>
        </w:tabs>
        <w:ind w:left="426"/>
        <w:rPr>
          <w:sz w:val="22"/>
          <w:szCs w:val="22"/>
          <w:lang w:val="es-ES_tradnl" w:eastAsia="ja-JP"/>
        </w:rPr>
      </w:pPr>
      <w:r>
        <w:rPr>
          <w:sz w:val="22"/>
          <w:szCs w:val="22"/>
          <w:lang w:val="es-ES_tradnl" w:eastAsia="ja-JP"/>
        </w:rPr>
        <w:t xml:space="preserve">Fase de Elaboración: Planificar el proyecto, especificar los casos de uso relacionados a una empresa de cafeterías y diseñar la arquitectura del sistema. Los diagramas </w:t>
      </w:r>
      <w:ins w:id="328" w:author="614n" w:date="2013-02-09T21:41:00Z">
        <w:r w:rsidR="00090460">
          <w:rPr>
            <w:sz w:val="22"/>
            <w:szCs w:val="22"/>
            <w:lang w:val="es-ES_tradnl" w:eastAsia="ja-JP"/>
          </w:rPr>
          <w:t xml:space="preserve">que se elabora en </w:t>
        </w:r>
      </w:ins>
      <w:del w:id="329" w:author="614n" w:date="2013-02-09T21:41:00Z">
        <w:r w:rsidDel="00090460">
          <w:rPr>
            <w:sz w:val="22"/>
            <w:szCs w:val="22"/>
            <w:lang w:val="es-ES_tradnl" w:eastAsia="ja-JP"/>
          </w:rPr>
          <w:delText xml:space="preserve">a realizar al finalizar </w:delText>
        </w:r>
      </w:del>
      <w:r>
        <w:rPr>
          <w:sz w:val="22"/>
          <w:szCs w:val="22"/>
          <w:lang w:val="es-ES_tradnl" w:eastAsia="ja-JP"/>
        </w:rPr>
        <w:t>esta fase son:</w:t>
      </w:r>
    </w:p>
    <w:p w:rsidR="00CF7717" w:rsidRDefault="00CF7717" w:rsidP="00CF7717">
      <w:pPr>
        <w:ind w:left="709"/>
        <w:rPr>
          <w:sz w:val="22"/>
          <w:szCs w:val="22"/>
          <w:lang w:val="es-ES_tradnl" w:eastAsia="ja-JP"/>
        </w:rPr>
      </w:pP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clases</w:t>
      </w:r>
      <w:r>
        <w:rPr>
          <w:rFonts w:ascii="Arial" w:hAnsi="Arial" w:cs="Arial"/>
          <w:lang w:val="es-ES_tradnl"/>
        </w:rPr>
        <w:t xml:space="preserve"> para el negocio de cafeterías que cubra los problemas.</w:t>
      </w: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estados</w:t>
      </w:r>
      <w:r>
        <w:rPr>
          <w:rFonts w:ascii="Arial" w:hAnsi="Arial" w:cs="Arial"/>
          <w:lang w:val="es-ES_tradnl"/>
        </w:rPr>
        <w:t xml:space="preserve"> de las diferentes entidades que son necesarias para el negocio de cafeterías cubriendo las áreas de compras, ventas, almacén y administración.</w:t>
      </w: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clases de diseño</w:t>
      </w:r>
      <w:r>
        <w:rPr>
          <w:rFonts w:ascii="Arial" w:hAnsi="Arial" w:cs="Arial"/>
          <w:lang w:val="es-ES_tradnl"/>
        </w:rPr>
        <w:t xml:space="preserve"> para el negocio de cafeterías.</w:t>
      </w: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Secuencia</w:t>
      </w:r>
      <w:r>
        <w:rPr>
          <w:rFonts w:ascii="Arial" w:hAnsi="Arial" w:cs="Arial"/>
          <w:lang w:val="es-ES_tradnl"/>
        </w:rPr>
        <w:t xml:space="preserve"> de las diferentes actividades que va a cubrir el sistema de cafeterías como el proceso de registro de orden de compra.</w:t>
      </w:r>
    </w:p>
    <w:p w:rsidR="00CF7717" w:rsidRPr="00B3000E" w:rsidRDefault="00CF7717" w:rsidP="00CF7717">
      <w:pPr>
        <w:pStyle w:val="Prrafodelista"/>
        <w:numPr>
          <w:ilvl w:val="0"/>
          <w:numId w:val="10"/>
        </w:numPr>
        <w:jc w:val="both"/>
        <w:rPr>
          <w:rFonts w:ascii="Arial" w:hAnsi="Arial" w:cs="Arial"/>
          <w:lang w:val="es-ES_tradnl"/>
        </w:rPr>
      </w:pPr>
      <w:r>
        <w:rPr>
          <w:rFonts w:ascii="Arial" w:hAnsi="Arial" w:cs="Arial"/>
          <w:lang w:val="es-ES_tradnl"/>
        </w:rPr>
        <w:t>Diagrama de Base de datos que soporte las necesidades de las áreas de ventas, compras, almacén y administración del negocio de cafeterías.</w:t>
      </w:r>
    </w:p>
    <w:p w:rsidR="00CF7717" w:rsidRDefault="00CF7717" w:rsidP="00CF7717">
      <w:pPr>
        <w:tabs>
          <w:tab w:val="num" w:pos="851"/>
        </w:tabs>
        <w:ind w:left="426"/>
        <w:rPr>
          <w:sz w:val="22"/>
          <w:szCs w:val="22"/>
          <w:lang w:val="es-ES_tradnl" w:eastAsia="ja-JP"/>
        </w:rPr>
      </w:pPr>
      <w:r>
        <w:rPr>
          <w:sz w:val="22"/>
          <w:szCs w:val="22"/>
          <w:lang w:val="es-ES_tradnl" w:eastAsia="ja-JP"/>
        </w:rPr>
        <w:t xml:space="preserve">Fase de Construcción: Se desarrolla el software por medio de iteraciones basándose en la arquitectura diseñada. Los documentos </w:t>
      </w:r>
      <w:ins w:id="330" w:author="614n" w:date="2013-02-09T21:42:00Z">
        <w:r w:rsidR="00090460">
          <w:rPr>
            <w:sz w:val="22"/>
            <w:szCs w:val="22"/>
            <w:lang w:val="es-ES_tradnl" w:eastAsia="ja-JP"/>
          </w:rPr>
          <w:t xml:space="preserve">que se elabora </w:t>
        </w:r>
      </w:ins>
      <w:del w:id="331" w:author="614n" w:date="2013-02-09T21:42:00Z">
        <w:r w:rsidDel="00090460">
          <w:rPr>
            <w:sz w:val="22"/>
            <w:szCs w:val="22"/>
            <w:lang w:val="es-ES_tradnl" w:eastAsia="ja-JP"/>
          </w:rPr>
          <w:delText>a realizar al finalizar</w:delText>
        </w:r>
      </w:del>
      <w:ins w:id="332" w:author="614n" w:date="2013-02-09T21:42:00Z">
        <w:r w:rsidR="00090460">
          <w:rPr>
            <w:sz w:val="22"/>
            <w:szCs w:val="22"/>
            <w:lang w:val="es-ES_tradnl" w:eastAsia="ja-JP"/>
          </w:rPr>
          <w:t>en</w:t>
        </w:r>
      </w:ins>
      <w:r>
        <w:rPr>
          <w:sz w:val="22"/>
          <w:szCs w:val="22"/>
          <w:lang w:val="es-ES_tradnl" w:eastAsia="ja-JP"/>
        </w:rPr>
        <w:t xml:space="preserve"> esta fase:</w:t>
      </w:r>
    </w:p>
    <w:p w:rsidR="00CF7717" w:rsidRDefault="00CF7717" w:rsidP="00CF7717">
      <w:pPr>
        <w:ind w:left="709"/>
        <w:rPr>
          <w:sz w:val="22"/>
          <w:szCs w:val="22"/>
          <w:lang w:val="es-ES_tradnl" w:eastAsia="ja-JP"/>
        </w:rPr>
      </w:pPr>
    </w:p>
    <w:p w:rsidR="00CF7717"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Documento de pruebas</w:t>
      </w:r>
      <w:r>
        <w:rPr>
          <w:rFonts w:ascii="Arial" w:hAnsi="Arial" w:cs="Arial"/>
          <w:lang w:val="es-ES_tradnl"/>
        </w:rPr>
        <w:t xml:space="preserve"> por cada iteración que se va a realizar.</w:t>
      </w:r>
    </w:p>
    <w:p w:rsidR="00CF7717" w:rsidRPr="00B3000E" w:rsidRDefault="00CF7717" w:rsidP="00CF7717">
      <w:pPr>
        <w:pStyle w:val="Prrafodelista"/>
        <w:numPr>
          <w:ilvl w:val="0"/>
          <w:numId w:val="10"/>
        </w:numPr>
        <w:jc w:val="both"/>
        <w:rPr>
          <w:rFonts w:ascii="Arial" w:hAnsi="Arial" w:cs="Arial"/>
          <w:lang w:val="es-ES_tradnl"/>
        </w:rPr>
      </w:pPr>
      <w:r>
        <w:rPr>
          <w:rFonts w:ascii="Arial" w:hAnsi="Arial" w:cs="Arial"/>
          <w:lang w:val="es-ES_tradnl"/>
        </w:rPr>
        <w:t>Realizar los módulos del sistema que son el módulo de reportes, módulo de ventas, módulo de compras y el módulo de administración de la cafetería.</w:t>
      </w:r>
    </w:p>
    <w:p w:rsidR="00CF7717" w:rsidRDefault="00CF7717" w:rsidP="00CF7717">
      <w:pPr>
        <w:tabs>
          <w:tab w:val="num" w:pos="851"/>
        </w:tabs>
        <w:ind w:left="426"/>
        <w:rPr>
          <w:sz w:val="22"/>
          <w:szCs w:val="22"/>
          <w:lang w:val="es-ES_tradnl" w:eastAsia="ja-JP"/>
        </w:rPr>
      </w:pPr>
      <w:r>
        <w:rPr>
          <w:sz w:val="22"/>
          <w:szCs w:val="22"/>
          <w:lang w:val="es-ES_tradnl" w:eastAsia="ja-JP"/>
        </w:rPr>
        <w:t xml:space="preserve">Fase de Transición: Se finaliza el software, se realiza las pruebas finales a la aplicación como la entrada de datos y la salida de reportes en las diferentes </w:t>
      </w:r>
      <w:r>
        <w:rPr>
          <w:sz w:val="22"/>
          <w:szCs w:val="22"/>
          <w:lang w:val="es-ES_tradnl" w:eastAsia="ja-JP"/>
        </w:rPr>
        <w:lastRenderedPageBreak/>
        <w:t xml:space="preserve">áreas acorde a un sistema de cafeterías. Además, se </w:t>
      </w:r>
      <w:ins w:id="333" w:author="614n" w:date="2013-02-09T21:43:00Z">
        <w:r w:rsidR="00090460">
          <w:rPr>
            <w:sz w:val="22"/>
            <w:szCs w:val="22"/>
            <w:lang w:val="es-ES_tradnl" w:eastAsia="ja-JP"/>
          </w:rPr>
          <w:t>corrige</w:t>
        </w:r>
      </w:ins>
      <w:del w:id="334" w:author="614n" w:date="2013-02-09T21:43:00Z">
        <w:r w:rsidDel="00090460">
          <w:rPr>
            <w:sz w:val="22"/>
            <w:szCs w:val="22"/>
            <w:lang w:val="es-ES_tradnl" w:eastAsia="ja-JP"/>
          </w:rPr>
          <w:delText>reparan</w:delText>
        </w:r>
      </w:del>
      <w:r>
        <w:rPr>
          <w:sz w:val="22"/>
          <w:szCs w:val="22"/>
          <w:lang w:val="es-ES_tradnl" w:eastAsia="ja-JP"/>
        </w:rPr>
        <w:t xml:space="preserve"> los errores encontrados</w:t>
      </w:r>
      <w:ins w:id="335" w:author="614n" w:date="2013-02-09T21:43:00Z">
        <w:r w:rsidR="00090460">
          <w:rPr>
            <w:sz w:val="22"/>
            <w:szCs w:val="22"/>
            <w:lang w:val="es-ES_tradnl" w:eastAsia="ja-JP"/>
          </w:rPr>
          <w:t xml:space="preserve"> en las pruebas de integración</w:t>
        </w:r>
      </w:ins>
      <w:r>
        <w:rPr>
          <w:sz w:val="22"/>
          <w:szCs w:val="22"/>
          <w:lang w:val="es-ES_tradnl" w:eastAsia="ja-JP"/>
        </w:rPr>
        <w:t>. Finalmente se entrega la aplicación final al usuario.</w:t>
      </w:r>
    </w:p>
    <w:p w:rsidR="007C03C1" w:rsidRPr="007C03C1" w:rsidDel="00090460" w:rsidRDefault="007C03C1" w:rsidP="007C03C1">
      <w:pPr>
        <w:pStyle w:val="Prrafodelista"/>
        <w:ind w:left="567"/>
        <w:outlineLvl w:val="1"/>
        <w:rPr>
          <w:del w:id="336" w:author="614n" w:date="2013-02-09T21:46:00Z"/>
          <w:rFonts w:asciiTheme="minorHAnsi" w:hAnsiTheme="minorHAnsi" w:cstheme="minorHAnsi"/>
          <w:lang w:val="es-ES_tradnl" w:eastAsia="ja-JP"/>
        </w:rPr>
      </w:pPr>
    </w:p>
    <w:p w:rsidR="007C03C1" w:rsidRDefault="007C03C1" w:rsidP="00C962B1">
      <w:pPr>
        <w:pStyle w:val="Prrafodelista"/>
        <w:numPr>
          <w:ilvl w:val="2"/>
          <w:numId w:val="5"/>
        </w:numPr>
        <w:tabs>
          <w:tab w:val="num" w:pos="851"/>
        </w:tabs>
        <w:ind w:left="567" w:hanging="709"/>
        <w:outlineLvl w:val="2"/>
        <w:rPr>
          <w:rFonts w:asciiTheme="minorHAnsi" w:hAnsiTheme="minorHAnsi" w:cstheme="minorHAnsi"/>
          <w:b/>
          <w:lang w:val="es-ES_tradnl" w:eastAsia="ja-JP"/>
        </w:rPr>
      </w:pPr>
      <w:bookmarkStart w:id="337" w:name="_Toc342249966"/>
      <w:r>
        <w:rPr>
          <w:rFonts w:asciiTheme="minorHAnsi" w:hAnsiTheme="minorHAnsi" w:cstheme="minorHAnsi"/>
          <w:b/>
          <w:lang w:val="es-ES_tradnl" w:eastAsia="ja-JP"/>
        </w:rPr>
        <w:t>Resumen de Actividades</w:t>
      </w:r>
      <w:bookmarkEnd w:id="337"/>
    </w:p>
    <w:p w:rsidR="00CF7717" w:rsidRDefault="00CF7717" w:rsidP="00CF7717">
      <w:pPr>
        <w:tabs>
          <w:tab w:val="num" w:pos="851"/>
        </w:tabs>
        <w:ind w:left="426"/>
        <w:rPr>
          <w:sz w:val="22"/>
          <w:szCs w:val="22"/>
          <w:lang w:val="es-ES_tradnl" w:eastAsia="ja-JP"/>
        </w:rPr>
      </w:pPr>
      <w:r w:rsidRPr="00CF7717">
        <w:rPr>
          <w:sz w:val="22"/>
          <w:szCs w:val="22"/>
          <w:lang w:val="es-ES_tradnl" w:eastAsia="ja-JP"/>
        </w:rPr>
        <w:t xml:space="preserve">En esta sección, se menciona a detalle las actividades que se </w:t>
      </w:r>
      <w:del w:id="338" w:author="614n" w:date="2013-02-09T21:43:00Z">
        <w:r w:rsidRPr="00CF7717" w:rsidDel="00090460">
          <w:rPr>
            <w:sz w:val="22"/>
            <w:szCs w:val="22"/>
            <w:lang w:val="es-ES_tradnl" w:eastAsia="ja-JP"/>
          </w:rPr>
          <w:delText xml:space="preserve">llevaran </w:delText>
        </w:r>
      </w:del>
      <w:ins w:id="339" w:author="614n" w:date="2013-02-09T21:44:00Z">
        <w:r w:rsidR="00090460">
          <w:rPr>
            <w:sz w:val="22"/>
            <w:szCs w:val="22"/>
            <w:lang w:val="es-ES_tradnl" w:eastAsia="ja-JP"/>
          </w:rPr>
          <w:t>llevó</w:t>
        </w:r>
      </w:ins>
      <w:ins w:id="340" w:author="614n" w:date="2013-02-09T21:43:00Z">
        <w:r w:rsidR="00090460" w:rsidRPr="00CF7717">
          <w:rPr>
            <w:sz w:val="22"/>
            <w:szCs w:val="22"/>
            <w:lang w:val="es-ES_tradnl" w:eastAsia="ja-JP"/>
          </w:rPr>
          <w:t xml:space="preserve"> </w:t>
        </w:r>
      </w:ins>
      <w:r w:rsidRPr="00CF7717">
        <w:rPr>
          <w:sz w:val="22"/>
          <w:szCs w:val="22"/>
          <w:lang w:val="es-ES_tradnl" w:eastAsia="ja-JP"/>
        </w:rPr>
        <w:t>a cabo para cumplir con el objetivo específico. Cabe mencionar que las actividades para cumplir los primeros 4 objetivos específicos son similares.</w:t>
      </w:r>
    </w:p>
    <w:p w:rsidR="00CF7717" w:rsidRDefault="00CF7717" w:rsidP="00CF7717">
      <w:pPr>
        <w:tabs>
          <w:tab w:val="num" w:pos="851"/>
        </w:tabs>
        <w:ind w:left="426"/>
        <w:rPr>
          <w:sz w:val="22"/>
          <w:szCs w:val="22"/>
          <w:lang w:val="es-ES_tradnl" w:eastAsia="ja-JP"/>
        </w:rPr>
      </w:pPr>
    </w:p>
    <w:tbl>
      <w:tblPr>
        <w:tblStyle w:val="Tablaconcuadrcula"/>
        <w:tblW w:w="0" w:type="auto"/>
        <w:tblLook w:val="04A0" w:firstRow="1" w:lastRow="0" w:firstColumn="1" w:lastColumn="0" w:noHBand="0" w:noVBand="1"/>
      </w:tblPr>
      <w:tblGrid>
        <w:gridCol w:w="2660"/>
        <w:gridCol w:w="5413"/>
      </w:tblGrid>
      <w:tr w:rsidR="00CF7717" w:rsidTr="00A2760E">
        <w:tc>
          <w:tcPr>
            <w:tcW w:w="2660" w:type="dxa"/>
            <w:vAlign w:val="center"/>
          </w:tcPr>
          <w:p w:rsidR="00CF7717" w:rsidRPr="00DE597A" w:rsidRDefault="00CF7717" w:rsidP="00A2760E">
            <w:pPr>
              <w:jc w:val="center"/>
              <w:rPr>
                <w:b/>
                <w:lang w:val="es-ES_tradnl" w:eastAsia="ja-JP"/>
              </w:rPr>
            </w:pPr>
            <w:r w:rsidRPr="00DE597A">
              <w:rPr>
                <w:b/>
                <w:lang w:val="es-ES_tradnl" w:eastAsia="ja-JP"/>
              </w:rPr>
              <w:t>Objetivo Especifico</w:t>
            </w:r>
          </w:p>
        </w:tc>
        <w:tc>
          <w:tcPr>
            <w:tcW w:w="5413" w:type="dxa"/>
          </w:tcPr>
          <w:p w:rsidR="00CF7717" w:rsidRPr="00DE597A" w:rsidRDefault="00CF7717" w:rsidP="00A2760E">
            <w:pPr>
              <w:rPr>
                <w:lang w:val="es-ES_tradnl" w:eastAsia="ja-JP"/>
              </w:rPr>
            </w:pPr>
            <w:r w:rsidRPr="008B4D26">
              <w:rPr>
                <w:rFonts w:cs="Arial"/>
                <w:b/>
                <w:lang w:val="es-ES_tradnl"/>
              </w:rPr>
              <w:t>Facilitar el registro de documentos y la generación de reportes en el área de compras de una cadena de cafeterías.</w:t>
            </w:r>
          </w:p>
        </w:tc>
      </w:tr>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Actividades</w:t>
            </w:r>
          </w:p>
        </w:tc>
        <w:tc>
          <w:tcPr>
            <w:tcW w:w="5413" w:type="dxa"/>
          </w:tcPr>
          <w:p w:rsidR="00CF7717" w:rsidRDefault="00CF7717" w:rsidP="00CF7717">
            <w:pPr>
              <w:numPr>
                <w:ilvl w:val="0"/>
                <w:numId w:val="15"/>
              </w:numPr>
              <w:ind w:left="317" w:hanging="317"/>
              <w:jc w:val="left"/>
              <w:rPr>
                <w:rFonts w:cs="Arial"/>
                <w:lang w:val="es-ES_tradnl"/>
              </w:rPr>
            </w:pPr>
            <w:r w:rsidRPr="00423EC0">
              <w:rPr>
                <w:rFonts w:cs="Arial"/>
                <w:lang w:val="es-ES_tradnl"/>
              </w:rPr>
              <w:t>Recolectar información referente al área de compras.</w:t>
            </w:r>
          </w:p>
          <w:p w:rsidR="00CF7717" w:rsidRPr="00423EC0" w:rsidRDefault="00CF7717" w:rsidP="00CF7717">
            <w:pPr>
              <w:numPr>
                <w:ilvl w:val="0"/>
                <w:numId w:val="15"/>
              </w:numPr>
              <w:ind w:left="317" w:hanging="317"/>
              <w:jc w:val="left"/>
              <w:rPr>
                <w:rFonts w:cs="Arial"/>
                <w:lang w:val="es-ES_tradnl"/>
              </w:rPr>
            </w:pPr>
            <w:r>
              <w:rPr>
                <w:rFonts w:cs="Arial"/>
                <w:lang w:val="es-ES_tradnl"/>
              </w:rPr>
              <w:t>Realizar una lista de los requisitos priorizados para el área de compras.</w:t>
            </w:r>
          </w:p>
          <w:p w:rsidR="00CF7717" w:rsidRPr="00E20FCD" w:rsidRDefault="00CF7717" w:rsidP="00CF7717">
            <w:pPr>
              <w:numPr>
                <w:ilvl w:val="0"/>
                <w:numId w:val="15"/>
              </w:numPr>
              <w:ind w:left="317" w:hanging="317"/>
              <w:jc w:val="left"/>
            </w:pPr>
            <w:r w:rsidRPr="00423EC0">
              <w:rPr>
                <w:rFonts w:cs="Arial"/>
                <w:lang w:val="es-ES_tradnl"/>
              </w:rPr>
              <w:t>Realizar el diagrama de componentes del área de compras.</w:t>
            </w:r>
          </w:p>
          <w:p w:rsidR="00CF7717" w:rsidRPr="00423EC0" w:rsidRDefault="00CF7717" w:rsidP="00CF7717">
            <w:pPr>
              <w:numPr>
                <w:ilvl w:val="0"/>
                <w:numId w:val="15"/>
              </w:numPr>
              <w:ind w:left="317" w:hanging="317"/>
              <w:jc w:val="left"/>
            </w:pPr>
            <w:r>
              <w:rPr>
                <w:rFonts w:cs="Arial"/>
                <w:lang w:val="es-ES_tradnl"/>
              </w:rPr>
              <w:t>Realizar el diagrama de clases para el subsistema de compras.</w:t>
            </w:r>
          </w:p>
          <w:p w:rsidR="00CF7717" w:rsidRPr="007506E8" w:rsidRDefault="00CF7717" w:rsidP="00CF7717">
            <w:pPr>
              <w:numPr>
                <w:ilvl w:val="0"/>
                <w:numId w:val="15"/>
              </w:numPr>
              <w:ind w:left="317" w:hanging="317"/>
              <w:jc w:val="left"/>
              <w:rPr>
                <w:lang w:val="es-ES_tradnl" w:eastAsia="ja-JP"/>
              </w:rPr>
            </w:pPr>
            <w:r>
              <w:rPr>
                <w:rFonts w:cs="Arial"/>
                <w:lang w:val="es-ES_tradnl"/>
              </w:rPr>
              <w:t>Realizar el subsistema del área de compras.</w:t>
            </w:r>
          </w:p>
          <w:p w:rsidR="00CF7717" w:rsidRDefault="00CF7717" w:rsidP="00CF7717">
            <w:pPr>
              <w:numPr>
                <w:ilvl w:val="0"/>
                <w:numId w:val="15"/>
              </w:numPr>
              <w:ind w:left="317" w:hanging="317"/>
              <w:jc w:val="left"/>
              <w:rPr>
                <w:lang w:val="es-ES_tradnl" w:eastAsia="ja-JP"/>
              </w:rPr>
            </w:pPr>
            <w:r>
              <w:rPr>
                <w:rFonts w:cs="Arial"/>
                <w:lang w:val="es-ES_tradnl"/>
              </w:rPr>
              <w:t>Realizar las pruebas pertinentes para el subsistema.</w:t>
            </w:r>
          </w:p>
        </w:tc>
      </w:tr>
      <w:tr w:rsidR="00CF7717" w:rsidRPr="004A59D5"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Resultado Esperado</w:t>
            </w:r>
          </w:p>
        </w:tc>
        <w:tc>
          <w:tcPr>
            <w:tcW w:w="5413" w:type="dxa"/>
          </w:tcPr>
          <w:p w:rsidR="00CF7717" w:rsidRPr="008B4D26" w:rsidRDefault="00CF7717" w:rsidP="00CF7717">
            <w:pPr>
              <w:numPr>
                <w:ilvl w:val="0"/>
                <w:numId w:val="15"/>
              </w:numPr>
              <w:ind w:left="317" w:hanging="317"/>
              <w:jc w:val="left"/>
              <w:rPr>
                <w:rFonts w:cs="Arial"/>
                <w:lang w:val="es-ES_tradnl"/>
              </w:rPr>
            </w:pPr>
            <w:r w:rsidRPr="008B4D26">
              <w:rPr>
                <w:rFonts w:cs="Arial"/>
                <w:lang w:val="es-ES_tradnl"/>
              </w:rPr>
              <w:t>Un componente para generar reportes de orden compra y la administración de documentos en el área de compras.</w:t>
            </w:r>
          </w:p>
        </w:tc>
      </w:tr>
    </w:tbl>
    <w:p w:rsidR="00CF7717" w:rsidRDefault="00CF7717" w:rsidP="00CF7717">
      <w:pPr>
        <w:tabs>
          <w:tab w:val="num" w:pos="851"/>
        </w:tabs>
        <w:ind w:left="426"/>
        <w:rPr>
          <w:sz w:val="22"/>
          <w:szCs w:val="22"/>
          <w:lang w:eastAsia="ja-JP"/>
        </w:rPr>
      </w:pPr>
    </w:p>
    <w:tbl>
      <w:tblPr>
        <w:tblStyle w:val="Tablaconcuadrcula"/>
        <w:tblW w:w="0" w:type="auto"/>
        <w:tblLook w:val="04A0" w:firstRow="1" w:lastRow="0" w:firstColumn="1" w:lastColumn="0" w:noHBand="0" w:noVBand="1"/>
      </w:tblPr>
      <w:tblGrid>
        <w:gridCol w:w="2660"/>
        <w:gridCol w:w="5413"/>
      </w:tblGrid>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Objetivo Especifico</w:t>
            </w:r>
          </w:p>
        </w:tc>
        <w:tc>
          <w:tcPr>
            <w:tcW w:w="5413" w:type="dxa"/>
          </w:tcPr>
          <w:p w:rsidR="00CF7717" w:rsidRPr="007506E8" w:rsidRDefault="00CF7717" w:rsidP="00CF7717">
            <w:pPr>
              <w:rPr>
                <w:rFonts w:cs="Arial"/>
                <w:b/>
                <w:lang w:val="es-ES_tradnl"/>
              </w:rPr>
            </w:pPr>
            <w:r w:rsidRPr="00CF7717">
              <w:rPr>
                <w:rFonts w:cs="Arial"/>
                <w:b/>
                <w:lang w:val="es-ES_tradnl"/>
              </w:rPr>
              <w:t>Diseñar e implementar un medio integrado que soporte las operaciones de un negocio de cafeterías.</w:t>
            </w:r>
          </w:p>
        </w:tc>
      </w:tr>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Actividades</w:t>
            </w:r>
          </w:p>
        </w:tc>
        <w:tc>
          <w:tcPr>
            <w:tcW w:w="5413" w:type="dxa"/>
          </w:tcPr>
          <w:p w:rsidR="00CF7717" w:rsidRDefault="00CF7717" w:rsidP="00CF7717">
            <w:pPr>
              <w:numPr>
                <w:ilvl w:val="0"/>
                <w:numId w:val="15"/>
              </w:numPr>
              <w:ind w:left="317" w:hanging="317"/>
              <w:jc w:val="left"/>
            </w:pPr>
            <w:r>
              <w:t>Realizar un documento de arquitectura de la aplicación.</w:t>
            </w:r>
          </w:p>
          <w:p w:rsidR="00CF7717" w:rsidRDefault="00CF7717" w:rsidP="00CF7717">
            <w:pPr>
              <w:numPr>
                <w:ilvl w:val="0"/>
                <w:numId w:val="15"/>
              </w:numPr>
              <w:ind w:left="317" w:hanging="317"/>
              <w:jc w:val="left"/>
            </w:pPr>
            <w:r>
              <w:t>Realizar el diagrama de base de datos que cumpla con los requisitos.</w:t>
            </w:r>
          </w:p>
          <w:p w:rsidR="00CF7717" w:rsidRDefault="00CF7717" w:rsidP="00CF7717">
            <w:pPr>
              <w:numPr>
                <w:ilvl w:val="0"/>
                <w:numId w:val="15"/>
              </w:numPr>
              <w:ind w:left="317" w:hanging="317"/>
              <w:jc w:val="left"/>
            </w:pPr>
            <w:r>
              <w:t>Realizar un diagrama de componentes del negocio de cafeterías que cubra las áreas de compra, venta, administración y almacén.</w:t>
            </w:r>
          </w:p>
          <w:p w:rsidR="00CF7717" w:rsidRDefault="00CF7717" w:rsidP="00CF7717">
            <w:pPr>
              <w:numPr>
                <w:ilvl w:val="0"/>
                <w:numId w:val="15"/>
              </w:numPr>
              <w:ind w:left="317" w:hanging="317"/>
              <w:jc w:val="left"/>
            </w:pPr>
            <w:r>
              <w:t>Realizar el sistema completo integrado con los subsistemas del área de compras, ventas, administración y almacén.</w:t>
            </w:r>
          </w:p>
          <w:p w:rsidR="00CF7717" w:rsidRPr="007506E8" w:rsidRDefault="00CF7717" w:rsidP="00CF7717">
            <w:pPr>
              <w:numPr>
                <w:ilvl w:val="0"/>
                <w:numId w:val="15"/>
              </w:numPr>
              <w:ind w:left="317" w:hanging="317"/>
              <w:jc w:val="left"/>
            </w:pPr>
            <w:r>
              <w:t>Realizar las pruebas para el sistema integrado.</w:t>
            </w:r>
          </w:p>
        </w:tc>
      </w:tr>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Resultado Esperado</w:t>
            </w:r>
          </w:p>
        </w:tc>
        <w:tc>
          <w:tcPr>
            <w:tcW w:w="5413" w:type="dxa"/>
          </w:tcPr>
          <w:p w:rsidR="00CF7717" w:rsidRPr="00CF65F6" w:rsidRDefault="00CF7717" w:rsidP="00CF7717">
            <w:pPr>
              <w:numPr>
                <w:ilvl w:val="0"/>
                <w:numId w:val="15"/>
              </w:numPr>
              <w:ind w:left="317" w:hanging="283"/>
              <w:jc w:val="left"/>
              <w:rPr>
                <w:rFonts w:cs="Arial"/>
                <w:lang w:val="es-ES_tradnl"/>
              </w:rPr>
            </w:pPr>
            <w:r w:rsidRPr="00CF65F6">
              <w:rPr>
                <w:rFonts w:cs="Arial"/>
                <w:lang w:val="es-ES_tradnl"/>
              </w:rPr>
              <w:t xml:space="preserve">Un diseño de la arquitectura de información  que soporte el negocio de cafeterías y que cumpla con los </w:t>
            </w:r>
            <w:r>
              <w:rPr>
                <w:rFonts w:cs="Arial"/>
                <w:lang w:val="es-ES_tradnl"/>
              </w:rPr>
              <w:t>requisitos</w:t>
            </w:r>
            <w:r w:rsidRPr="00CF65F6">
              <w:rPr>
                <w:rFonts w:cs="Arial"/>
                <w:lang w:val="es-ES_tradnl"/>
              </w:rPr>
              <w:t xml:space="preserve"> de las áreas de compras, ventas, almacén y administración.</w:t>
            </w:r>
          </w:p>
          <w:p w:rsidR="00CF7717" w:rsidRPr="007506E8" w:rsidRDefault="00CF7717" w:rsidP="00CF7717">
            <w:pPr>
              <w:numPr>
                <w:ilvl w:val="0"/>
                <w:numId w:val="15"/>
              </w:numPr>
              <w:ind w:left="317" w:hanging="283"/>
              <w:jc w:val="left"/>
              <w:rPr>
                <w:rFonts w:cs="Arial"/>
                <w:lang w:val="es-ES_tradnl"/>
              </w:rPr>
            </w:pPr>
            <w:r w:rsidRPr="00CF65F6">
              <w:rPr>
                <w:rFonts w:cs="Arial"/>
                <w:lang w:val="es-ES_tradnl"/>
              </w:rPr>
              <w:t>Un sistema Web diseñado para un negocio de cafeterías que administre los roles para los usuarios de la empresa y que cubra con los problemas mencionados en las áreas de ventas, compras, ventas y administración.</w:t>
            </w:r>
          </w:p>
        </w:tc>
      </w:tr>
    </w:tbl>
    <w:p w:rsidR="00CF7717" w:rsidRDefault="00CF7717" w:rsidP="00CF7717">
      <w:pPr>
        <w:tabs>
          <w:tab w:val="num" w:pos="851"/>
        </w:tabs>
        <w:ind w:left="426"/>
        <w:rPr>
          <w:sz w:val="22"/>
          <w:szCs w:val="22"/>
          <w:lang w:eastAsia="ja-JP"/>
        </w:rPr>
      </w:pPr>
    </w:p>
    <w:p w:rsidR="00D46F57" w:rsidRPr="004875B8" w:rsidRDefault="004875B8" w:rsidP="004875B8">
      <w:pPr>
        <w:pStyle w:val="Ttulo2"/>
        <w:numPr>
          <w:ilvl w:val="1"/>
          <w:numId w:val="5"/>
        </w:numPr>
        <w:ind w:left="567" w:hanging="567"/>
        <w:rPr>
          <w:color w:val="auto"/>
          <w:sz w:val="24"/>
          <w:szCs w:val="24"/>
          <w:lang w:val="es-PE"/>
        </w:rPr>
      </w:pPr>
      <w:bookmarkStart w:id="341" w:name="_Toc342249967"/>
      <w:r w:rsidRPr="004875B8">
        <w:rPr>
          <w:color w:val="auto"/>
          <w:sz w:val="24"/>
          <w:szCs w:val="24"/>
          <w:lang w:val="es-PE"/>
        </w:rPr>
        <w:t>Justificación y viabilidad</w:t>
      </w:r>
      <w:bookmarkEnd w:id="341"/>
    </w:p>
    <w:p w:rsidR="004875B8" w:rsidRDefault="004875B8" w:rsidP="004863F2">
      <w:pPr>
        <w:tabs>
          <w:tab w:val="num" w:pos="851"/>
        </w:tabs>
        <w:ind w:left="426"/>
        <w:rPr>
          <w:sz w:val="22"/>
          <w:szCs w:val="22"/>
          <w:lang w:val="es-ES_tradnl" w:eastAsia="ja-JP"/>
        </w:rPr>
      </w:pPr>
    </w:p>
    <w:p w:rsidR="004875B8" w:rsidRPr="004875B8" w:rsidRDefault="004875B8" w:rsidP="004875B8">
      <w:pPr>
        <w:tabs>
          <w:tab w:val="num" w:pos="851"/>
        </w:tabs>
        <w:ind w:left="426"/>
        <w:rPr>
          <w:sz w:val="22"/>
          <w:szCs w:val="22"/>
          <w:lang w:val="es-ES_tradnl" w:eastAsia="ja-JP"/>
        </w:rPr>
      </w:pPr>
      <w:r w:rsidRPr="004875B8">
        <w:rPr>
          <w:sz w:val="22"/>
          <w:szCs w:val="22"/>
          <w:lang w:val="es-ES_tradnl" w:eastAsia="ja-JP"/>
        </w:rPr>
        <w:t>En esta sección se describe los beneficios que tiene el sistema frente al público y a las personas externas, además se menciona las diferentes razones para que el proyecto sea viable.</w:t>
      </w:r>
    </w:p>
    <w:p w:rsidR="004863F2" w:rsidRPr="004875B8" w:rsidRDefault="004863F2" w:rsidP="004875B8">
      <w:pPr>
        <w:pStyle w:val="Prrafodelista"/>
        <w:ind w:left="993"/>
        <w:rPr>
          <w:rFonts w:asciiTheme="minorHAnsi" w:hAnsiTheme="minorHAnsi" w:cstheme="minorHAnsi"/>
          <w:b/>
          <w:lang w:val="es-ES_tradnl" w:eastAsia="ja-JP"/>
        </w:rPr>
      </w:pPr>
    </w:p>
    <w:p w:rsidR="004875B8" w:rsidRDefault="004875B8" w:rsidP="007C03C1">
      <w:pPr>
        <w:pStyle w:val="Prrafodelista"/>
        <w:numPr>
          <w:ilvl w:val="2"/>
          <w:numId w:val="5"/>
        </w:numPr>
        <w:tabs>
          <w:tab w:val="num" w:pos="851"/>
        </w:tabs>
        <w:ind w:left="567" w:hanging="709"/>
        <w:rPr>
          <w:rFonts w:asciiTheme="minorHAnsi" w:hAnsiTheme="minorHAnsi" w:cstheme="minorHAnsi"/>
          <w:b/>
          <w:lang w:val="es-ES_tradnl" w:eastAsia="ja-JP"/>
        </w:rPr>
      </w:pPr>
      <w:r w:rsidRPr="004875B8">
        <w:rPr>
          <w:rFonts w:asciiTheme="minorHAnsi" w:hAnsiTheme="minorHAnsi" w:cstheme="minorHAnsi"/>
          <w:b/>
          <w:lang w:val="es-ES_tradnl" w:eastAsia="ja-JP"/>
        </w:rPr>
        <w:t xml:space="preserve">Justificación </w:t>
      </w:r>
    </w:p>
    <w:p w:rsidR="004875B8" w:rsidRPr="008B4D26" w:rsidRDefault="004875B8" w:rsidP="004875B8">
      <w:pPr>
        <w:pStyle w:val="Prrafodelista"/>
        <w:numPr>
          <w:ilvl w:val="0"/>
          <w:numId w:val="10"/>
        </w:numPr>
        <w:jc w:val="both"/>
        <w:rPr>
          <w:rFonts w:ascii="Arial" w:hAnsi="Arial" w:cs="Arial"/>
          <w:lang w:val="es-ES_tradnl"/>
        </w:rPr>
      </w:pPr>
      <w:r w:rsidRPr="00552A0D">
        <w:rPr>
          <w:rFonts w:ascii="Arial" w:hAnsi="Arial" w:cs="Arial"/>
          <w:lang w:val="es-ES_tradnl"/>
        </w:rPr>
        <w:lastRenderedPageBreak/>
        <w:t>Con respecto al impacto social, los beneficiarios de la aplicación serán las personas que trabajan en la</w:t>
      </w:r>
      <w:r>
        <w:rPr>
          <w:rFonts w:ascii="Arial" w:hAnsi="Arial" w:cs="Arial"/>
          <w:lang w:val="es-ES_tradnl"/>
        </w:rPr>
        <w:t xml:space="preserve"> cadena de </w:t>
      </w:r>
      <w:r w:rsidRPr="00552A0D">
        <w:rPr>
          <w:rFonts w:ascii="Arial" w:hAnsi="Arial" w:cs="Arial"/>
          <w:lang w:val="es-ES_tradnl"/>
        </w:rPr>
        <w:t xml:space="preserve"> cafeterías; porque </w:t>
      </w:r>
      <w:r w:rsidRPr="008B4D26">
        <w:rPr>
          <w:rFonts w:ascii="Arial" w:hAnsi="Arial" w:cs="Arial"/>
          <w:lang w:val="es-ES_tradnl"/>
        </w:rPr>
        <w:t>las operaciones manuales serán resueltos por la aplicación de tal modo que el tiempo de</w:t>
      </w:r>
      <w:r>
        <w:rPr>
          <w:rFonts w:ascii="Arial" w:hAnsi="Arial" w:cs="Arial"/>
          <w:lang w:val="es-ES_tradnl"/>
        </w:rPr>
        <w:t xml:space="preserve"> ejecución </w:t>
      </w:r>
      <w:r w:rsidRPr="008B4D26">
        <w:rPr>
          <w:rFonts w:ascii="Arial" w:hAnsi="Arial" w:cs="Arial"/>
          <w:lang w:val="es-ES_tradnl"/>
        </w:rPr>
        <w:t>se reduzca</w:t>
      </w:r>
      <w:r>
        <w:rPr>
          <w:rFonts w:ascii="Arial" w:hAnsi="Arial" w:cs="Arial"/>
          <w:lang w:val="es-ES_tradnl"/>
        </w:rPr>
        <w:t xml:space="preserve"> y así el personal de la empresa pueda hacer otras tareas que beneficie al negocio.</w:t>
      </w:r>
    </w:p>
    <w:p w:rsidR="004875B8" w:rsidRDefault="004875B8" w:rsidP="004875B8">
      <w:pPr>
        <w:pStyle w:val="Prrafodelista"/>
        <w:numPr>
          <w:ilvl w:val="0"/>
          <w:numId w:val="10"/>
        </w:numPr>
        <w:jc w:val="both"/>
        <w:rPr>
          <w:rFonts w:ascii="Arial" w:hAnsi="Arial" w:cs="Arial"/>
          <w:lang w:val="es-ES_tradnl"/>
        </w:rPr>
      </w:pPr>
      <w:r>
        <w:rPr>
          <w:rFonts w:ascii="Arial" w:hAnsi="Arial" w:cs="Arial"/>
          <w:lang w:val="es-ES_tradnl"/>
        </w:rPr>
        <w:t>C</w:t>
      </w:r>
      <w:r w:rsidRPr="00552A0D">
        <w:rPr>
          <w:rFonts w:ascii="Arial" w:hAnsi="Arial" w:cs="Arial"/>
          <w:lang w:val="es-ES_tradnl"/>
        </w:rPr>
        <w:t>on la aplicación</w:t>
      </w:r>
      <w:r>
        <w:rPr>
          <w:rFonts w:ascii="Arial" w:hAnsi="Arial" w:cs="Arial"/>
          <w:lang w:val="es-ES_tradnl"/>
        </w:rPr>
        <w:t>,</w:t>
      </w:r>
      <w:r w:rsidRPr="00552A0D">
        <w:rPr>
          <w:rFonts w:ascii="Arial" w:hAnsi="Arial" w:cs="Arial"/>
          <w:lang w:val="es-ES_tradnl"/>
        </w:rPr>
        <w:t xml:space="preserve"> el gerente </w:t>
      </w:r>
      <w:r>
        <w:rPr>
          <w:rFonts w:ascii="Arial" w:hAnsi="Arial" w:cs="Arial"/>
          <w:lang w:val="es-ES_tradnl"/>
        </w:rPr>
        <w:t xml:space="preserve">de la empresa de cafeterías </w:t>
      </w:r>
      <w:r w:rsidRPr="00552A0D">
        <w:rPr>
          <w:rFonts w:ascii="Arial" w:hAnsi="Arial" w:cs="Arial"/>
          <w:lang w:val="es-ES_tradnl"/>
        </w:rPr>
        <w:t xml:space="preserve">puede tener reportes constantes de las diferentes sucursales de cafeterías que tiene sin necesidad de estar en la misma sucursal; </w:t>
      </w:r>
      <w:r>
        <w:rPr>
          <w:rFonts w:ascii="Arial" w:hAnsi="Arial" w:cs="Arial"/>
          <w:lang w:val="es-ES_tradnl"/>
        </w:rPr>
        <w:t xml:space="preserve">además, </w:t>
      </w:r>
      <w:r w:rsidRPr="00552A0D">
        <w:rPr>
          <w:rFonts w:ascii="Arial" w:hAnsi="Arial" w:cs="Arial"/>
          <w:lang w:val="es-ES_tradnl"/>
        </w:rPr>
        <w:t xml:space="preserve">esto le </w:t>
      </w:r>
      <w:r>
        <w:rPr>
          <w:rFonts w:ascii="Arial" w:hAnsi="Arial" w:cs="Arial"/>
          <w:lang w:val="es-ES_tradnl"/>
        </w:rPr>
        <w:t>ayuda</w:t>
      </w:r>
      <w:r w:rsidRPr="00552A0D">
        <w:rPr>
          <w:rFonts w:ascii="Arial" w:hAnsi="Arial" w:cs="Arial"/>
          <w:lang w:val="es-ES_tradnl"/>
        </w:rPr>
        <w:t xml:space="preserve"> </w:t>
      </w:r>
      <w:r>
        <w:rPr>
          <w:rFonts w:ascii="Arial" w:hAnsi="Arial" w:cs="Arial"/>
          <w:lang w:val="es-ES_tradnl"/>
        </w:rPr>
        <w:t xml:space="preserve">en la </w:t>
      </w:r>
      <w:r w:rsidRPr="00552A0D">
        <w:rPr>
          <w:rFonts w:ascii="Arial" w:hAnsi="Arial" w:cs="Arial"/>
          <w:lang w:val="es-ES_tradnl"/>
        </w:rPr>
        <w:t>toma</w:t>
      </w:r>
      <w:r>
        <w:rPr>
          <w:rFonts w:ascii="Arial" w:hAnsi="Arial" w:cs="Arial"/>
          <w:lang w:val="es-ES_tradnl"/>
        </w:rPr>
        <w:t xml:space="preserve"> de</w:t>
      </w:r>
      <w:r w:rsidRPr="00552A0D">
        <w:rPr>
          <w:rFonts w:ascii="Arial" w:hAnsi="Arial" w:cs="Arial"/>
          <w:lang w:val="es-ES_tradnl"/>
        </w:rPr>
        <w:t xml:space="preserve"> decisiones. </w:t>
      </w:r>
    </w:p>
    <w:p w:rsidR="004875B8" w:rsidRDefault="004875B8" w:rsidP="004875B8">
      <w:pPr>
        <w:pStyle w:val="Prrafodelista"/>
        <w:numPr>
          <w:ilvl w:val="0"/>
          <w:numId w:val="10"/>
        </w:numPr>
        <w:jc w:val="both"/>
        <w:rPr>
          <w:ins w:id="342" w:author="614n" w:date="2013-02-09T20:09:00Z"/>
          <w:rFonts w:ascii="Arial" w:hAnsi="Arial" w:cs="Arial"/>
          <w:lang w:val="es-ES_tradnl"/>
        </w:rPr>
      </w:pPr>
      <w:r>
        <w:rPr>
          <w:rFonts w:ascii="Arial" w:hAnsi="Arial" w:cs="Arial"/>
          <w:lang w:val="es-ES_tradnl"/>
        </w:rPr>
        <w:t>El sistema al tener las funcionalidades básicas para un negocio de cafeterías beneficia a la persona que quiera empezar un negocio de cafeterías.</w:t>
      </w:r>
      <w:r w:rsidRPr="00552A0D">
        <w:rPr>
          <w:rFonts w:ascii="Arial" w:hAnsi="Arial" w:cs="Arial"/>
          <w:lang w:val="es-ES_tradnl"/>
        </w:rPr>
        <w:t xml:space="preserve"> </w:t>
      </w:r>
    </w:p>
    <w:p w:rsidR="004321AF" w:rsidRDefault="004321AF">
      <w:pPr>
        <w:pStyle w:val="Prrafodelista"/>
        <w:jc w:val="both"/>
        <w:rPr>
          <w:rFonts w:ascii="Arial" w:hAnsi="Arial" w:cs="Arial"/>
          <w:lang w:val="es-ES_tradnl"/>
        </w:rPr>
        <w:pPrChange w:id="343" w:author="614n" w:date="2013-02-09T20:09:00Z">
          <w:pPr>
            <w:pStyle w:val="Prrafodelista"/>
            <w:numPr>
              <w:numId w:val="10"/>
            </w:numPr>
            <w:ind w:hanging="360"/>
            <w:jc w:val="both"/>
          </w:pPr>
        </w:pPrChange>
      </w:pPr>
    </w:p>
    <w:p w:rsidR="004875B8" w:rsidRDefault="004875B8" w:rsidP="007C03C1">
      <w:pPr>
        <w:pStyle w:val="Prrafodelista"/>
        <w:numPr>
          <w:ilvl w:val="2"/>
          <w:numId w:val="5"/>
        </w:numPr>
        <w:tabs>
          <w:tab w:val="num" w:pos="851"/>
        </w:tabs>
        <w:ind w:left="567" w:hanging="709"/>
        <w:rPr>
          <w:rFonts w:asciiTheme="minorHAnsi" w:hAnsiTheme="minorHAnsi" w:cstheme="minorHAnsi"/>
          <w:b/>
          <w:lang w:val="es-ES_tradnl" w:eastAsia="ja-JP"/>
        </w:rPr>
      </w:pPr>
      <w:r>
        <w:rPr>
          <w:rFonts w:asciiTheme="minorHAnsi" w:hAnsiTheme="minorHAnsi" w:cstheme="minorHAnsi"/>
          <w:b/>
          <w:lang w:val="es-ES_tradnl" w:eastAsia="ja-JP"/>
        </w:rPr>
        <w:t xml:space="preserve"> Viabilidad</w:t>
      </w:r>
    </w:p>
    <w:p w:rsidR="004875B8" w:rsidRPr="00D37C58" w:rsidRDefault="004875B8" w:rsidP="00D37C58">
      <w:pPr>
        <w:tabs>
          <w:tab w:val="num" w:pos="851"/>
        </w:tabs>
        <w:ind w:left="426"/>
        <w:rPr>
          <w:sz w:val="22"/>
          <w:szCs w:val="22"/>
          <w:lang w:val="es-ES_tradnl" w:eastAsia="ja-JP"/>
        </w:rPr>
      </w:pPr>
      <w:r w:rsidRPr="00D37C58">
        <w:rPr>
          <w:sz w:val="22"/>
          <w:szCs w:val="22"/>
          <w:lang w:val="es-ES_tradnl" w:eastAsia="ja-JP"/>
        </w:rPr>
        <w:t xml:space="preserve">Con respecto a los recursos financieros para la elaboración del proyecto es viable porque </w:t>
      </w:r>
      <w:ins w:id="344" w:author="614n" w:date="2013-02-09T21:51:00Z">
        <w:r w:rsidR="0044007F">
          <w:rPr>
            <w:sz w:val="22"/>
            <w:szCs w:val="22"/>
            <w:lang w:val="es-ES_tradnl" w:eastAsia="ja-JP"/>
          </w:rPr>
          <w:t xml:space="preserve">el software desarrollado </w:t>
        </w:r>
      </w:ins>
      <w:del w:id="345" w:author="614n" w:date="2013-02-09T21:51:00Z">
        <w:r w:rsidRPr="00D37C58" w:rsidDel="0044007F">
          <w:rPr>
            <w:sz w:val="22"/>
            <w:szCs w:val="22"/>
            <w:lang w:val="es-ES_tradnl" w:eastAsia="ja-JP"/>
          </w:rPr>
          <w:delText xml:space="preserve">la aplicación final </w:delText>
        </w:r>
      </w:del>
      <w:r w:rsidRPr="00D37C58">
        <w:rPr>
          <w:sz w:val="22"/>
          <w:szCs w:val="22"/>
          <w:lang w:val="es-ES_tradnl" w:eastAsia="ja-JP"/>
        </w:rPr>
        <w:t xml:space="preserve">no está </w:t>
      </w:r>
      <w:del w:id="346" w:author="614n" w:date="2013-02-09T21:51:00Z">
        <w:r w:rsidRPr="00D37C58" w:rsidDel="0044007F">
          <w:rPr>
            <w:sz w:val="22"/>
            <w:szCs w:val="22"/>
            <w:lang w:val="es-ES_tradnl" w:eastAsia="ja-JP"/>
          </w:rPr>
          <w:delText>destinada</w:delText>
        </w:r>
      </w:del>
      <w:ins w:id="347" w:author="614n" w:date="2013-02-09T21:51:00Z">
        <w:r w:rsidR="0044007F" w:rsidRPr="00D37C58">
          <w:rPr>
            <w:sz w:val="22"/>
            <w:szCs w:val="22"/>
            <w:lang w:val="es-ES_tradnl" w:eastAsia="ja-JP"/>
          </w:rPr>
          <w:t>destinado</w:t>
        </w:r>
      </w:ins>
      <w:r w:rsidRPr="00D37C58">
        <w:rPr>
          <w:sz w:val="22"/>
          <w:szCs w:val="22"/>
          <w:lang w:val="es-ES_tradnl" w:eastAsia="ja-JP"/>
        </w:rPr>
        <w:t xml:space="preserve"> para la venta</w:t>
      </w:r>
      <w:ins w:id="348" w:author="614n" w:date="2013-02-09T21:50:00Z">
        <w:r w:rsidR="0044007F">
          <w:rPr>
            <w:sz w:val="22"/>
            <w:szCs w:val="22"/>
            <w:lang w:val="es-ES_tradnl" w:eastAsia="ja-JP"/>
          </w:rPr>
          <w:t xml:space="preserve"> hacia el </w:t>
        </w:r>
      </w:ins>
      <w:ins w:id="349" w:author="614n" w:date="2013-02-09T21:51:00Z">
        <w:r w:rsidR="0044007F">
          <w:rPr>
            <w:sz w:val="22"/>
            <w:szCs w:val="22"/>
            <w:lang w:val="es-ES_tradnl" w:eastAsia="ja-JP"/>
          </w:rPr>
          <w:t>público</w:t>
        </w:r>
      </w:ins>
      <w:r w:rsidRPr="00D37C58">
        <w:rPr>
          <w:sz w:val="22"/>
          <w:szCs w:val="22"/>
          <w:lang w:val="es-ES_tradnl" w:eastAsia="ja-JP"/>
        </w:rPr>
        <w:t xml:space="preserve">. Además, las herramientas que se van a usar para la elaboración de la aplicación son gratuitas o cuentan con una licencia para estudiante. Los únicos gastos serán para la elaboración de documentos que </w:t>
      </w:r>
      <w:del w:id="350" w:author="614n" w:date="2013-02-09T21:52:00Z">
        <w:r w:rsidRPr="00D37C58" w:rsidDel="0044007F">
          <w:rPr>
            <w:sz w:val="22"/>
            <w:szCs w:val="22"/>
            <w:lang w:val="es-ES_tradnl" w:eastAsia="ja-JP"/>
          </w:rPr>
          <w:delText>es principalmente el costo de impresió</w:delText>
        </w:r>
      </w:del>
      <w:ins w:id="351" w:author="614n" w:date="2013-02-09T21:52:00Z">
        <w:r w:rsidR="0044007F">
          <w:rPr>
            <w:sz w:val="22"/>
            <w:szCs w:val="22"/>
            <w:lang w:val="es-ES_tradnl" w:eastAsia="ja-JP"/>
          </w:rPr>
          <w:t>es material de oficina</w:t>
        </w:r>
      </w:ins>
      <w:del w:id="352" w:author="614n" w:date="2013-02-09T21:52:00Z">
        <w:r w:rsidRPr="00D37C58" w:rsidDel="0044007F">
          <w:rPr>
            <w:sz w:val="22"/>
            <w:szCs w:val="22"/>
            <w:lang w:val="es-ES_tradnl" w:eastAsia="ja-JP"/>
          </w:rPr>
          <w:delText>n</w:delText>
        </w:r>
      </w:del>
      <w:r w:rsidRPr="00D37C58">
        <w:rPr>
          <w:sz w:val="22"/>
          <w:szCs w:val="22"/>
          <w:lang w:val="es-ES_tradnl" w:eastAsia="ja-JP"/>
        </w:rPr>
        <w:t xml:space="preserve">. </w:t>
      </w:r>
    </w:p>
    <w:p w:rsidR="004875B8" w:rsidRPr="00D37C58" w:rsidRDefault="004875B8" w:rsidP="00D37C58">
      <w:pPr>
        <w:tabs>
          <w:tab w:val="num" w:pos="851"/>
        </w:tabs>
        <w:ind w:left="426"/>
        <w:rPr>
          <w:sz w:val="22"/>
          <w:szCs w:val="22"/>
          <w:lang w:val="es-ES_tradnl" w:eastAsia="ja-JP"/>
        </w:rPr>
      </w:pPr>
      <w:r w:rsidRPr="00D37C58">
        <w:rPr>
          <w:sz w:val="22"/>
          <w:szCs w:val="22"/>
          <w:lang w:val="es-ES_tradnl" w:eastAsia="ja-JP"/>
        </w:rPr>
        <w:t>La disponibilidad de recursos humanos es viable porque el proyecto es realizad</w:t>
      </w:r>
      <w:r w:rsidR="00D37C58">
        <w:rPr>
          <w:sz w:val="22"/>
          <w:szCs w:val="22"/>
          <w:lang w:val="es-ES_tradnl" w:eastAsia="ja-JP"/>
        </w:rPr>
        <w:t xml:space="preserve">o por una persona. </w:t>
      </w:r>
      <w:r w:rsidRPr="00D37C58">
        <w:rPr>
          <w:sz w:val="22"/>
          <w:szCs w:val="22"/>
          <w:lang w:val="es-ES_tradnl" w:eastAsia="ja-JP"/>
        </w:rPr>
        <w:t xml:space="preserve">Además, se cuenta con un tiempo aproximado de 4 meses para el desarrollo del proyecto; por ende, se ha realizado el diagrama de Gantt en donde se observa las actividades </w:t>
      </w:r>
      <w:del w:id="353" w:author="614n" w:date="2013-02-09T21:53:00Z">
        <w:r w:rsidRPr="00D37C58" w:rsidDel="0044007F">
          <w:rPr>
            <w:sz w:val="22"/>
            <w:szCs w:val="22"/>
            <w:lang w:val="es-ES_tradnl" w:eastAsia="ja-JP"/>
          </w:rPr>
          <w:delText xml:space="preserve">que se va a realizar </w:delText>
        </w:r>
      </w:del>
      <w:r w:rsidRPr="00D37C58">
        <w:rPr>
          <w:sz w:val="22"/>
          <w:szCs w:val="22"/>
          <w:lang w:val="es-ES_tradnl" w:eastAsia="ja-JP"/>
        </w:rPr>
        <w:t xml:space="preserve">con un tiempo aproximado para cada actividad. En este sentido, el proyecto es viable </w:t>
      </w:r>
      <w:ins w:id="354" w:author="614n" w:date="2013-02-09T21:53:00Z">
        <w:r w:rsidR="0044007F">
          <w:rPr>
            <w:sz w:val="22"/>
            <w:szCs w:val="22"/>
            <w:lang w:val="es-ES_tradnl" w:eastAsia="ja-JP"/>
          </w:rPr>
          <w:t>con respecto al tiempo que se dispone</w:t>
        </w:r>
      </w:ins>
      <w:del w:id="355" w:author="614n" w:date="2013-02-09T21:53:00Z">
        <w:r w:rsidRPr="00D37C58" w:rsidDel="0044007F">
          <w:rPr>
            <w:sz w:val="22"/>
            <w:szCs w:val="22"/>
            <w:lang w:val="es-ES_tradnl" w:eastAsia="ja-JP"/>
          </w:rPr>
          <w:delText>temporalmente</w:delText>
        </w:r>
      </w:del>
      <w:ins w:id="356" w:author="614n" w:date="2013-02-09T21:54:00Z">
        <w:r w:rsidR="0044007F">
          <w:rPr>
            <w:sz w:val="22"/>
            <w:szCs w:val="22"/>
            <w:lang w:val="es-ES_tradnl" w:eastAsia="ja-JP"/>
          </w:rPr>
          <w:t xml:space="preserve"> para su total elaboración</w:t>
        </w:r>
      </w:ins>
      <w:r w:rsidRPr="00D37C58">
        <w:rPr>
          <w:sz w:val="22"/>
          <w:szCs w:val="22"/>
          <w:lang w:val="es-ES_tradnl" w:eastAsia="ja-JP"/>
        </w:rPr>
        <w:t xml:space="preserve"> y además se cuenta con una semana adicional en caso de que ocurra algún percance.</w:t>
      </w:r>
    </w:p>
    <w:p w:rsidR="004875B8" w:rsidRDefault="004875B8" w:rsidP="004863F2">
      <w:pPr>
        <w:tabs>
          <w:tab w:val="num" w:pos="851"/>
        </w:tabs>
        <w:ind w:left="426"/>
        <w:rPr>
          <w:sz w:val="22"/>
          <w:szCs w:val="22"/>
          <w:lang w:val="es-ES_tradnl" w:eastAsia="ja-JP"/>
        </w:rPr>
      </w:pPr>
    </w:p>
    <w:p w:rsidR="004875B8" w:rsidRPr="007C03C1" w:rsidRDefault="007C03C1" w:rsidP="007C03C1">
      <w:pPr>
        <w:pStyle w:val="Ttulo2"/>
        <w:numPr>
          <w:ilvl w:val="1"/>
          <w:numId w:val="5"/>
        </w:numPr>
        <w:ind w:left="567" w:hanging="567"/>
        <w:rPr>
          <w:color w:val="auto"/>
          <w:sz w:val="22"/>
          <w:szCs w:val="22"/>
          <w:lang w:val="es-ES_tradnl" w:eastAsia="ja-JP"/>
        </w:rPr>
      </w:pPr>
      <w:bookmarkStart w:id="357" w:name="_Toc342249968"/>
      <w:r w:rsidRPr="007C03C1">
        <w:rPr>
          <w:color w:val="auto"/>
          <w:sz w:val="24"/>
          <w:szCs w:val="24"/>
          <w:lang w:val="es-PE"/>
        </w:rPr>
        <w:t>Plan de proyecto</w:t>
      </w:r>
      <w:bookmarkEnd w:id="357"/>
    </w:p>
    <w:p w:rsidR="007C03C1" w:rsidRDefault="007C03C1" w:rsidP="004863F2">
      <w:pPr>
        <w:tabs>
          <w:tab w:val="num" w:pos="851"/>
        </w:tabs>
        <w:ind w:left="426"/>
        <w:rPr>
          <w:sz w:val="22"/>
          <w:szCs w:val="22"/>
          <w:lang w:val="es-ES_tradnl" w:eastAsia="ja-JP"/>
        </w:rPr>
      </w:pPr>
    </w:p>
    <w:p w:rsidR="007C03C1" w:rsidRDefault="007C03C1" w:rsidP="007C03C1">
      <w:pPr>
        <w:tabs>
          <w:tab w:val="num" w:pos="851"/>
        </w:tabs>
        <w:ind w:left="426"/>
        <w:rPr>
          <w:sz w:val="22"/>
          <w:szCs w:val="22"/>
          <w:lang w:val="es-ES_tradnl" w:eastAsia="ja-JP"/>
        </w:rPr>
      </w:pPr>
      <w:r w:rsidRPr="002F3A41">
        <w:rPr>
          <w:sz w:val="22"/>
          <w:szCs w:val="22"/>
          <w:lang w:val="es-ES_tradnl" w:eastAsia="ja-JP"/>
        </w:rPr>
        <w:t>El proyecto</w:t>
      </w:r>
      <w:r>
        <w:rPr>
          <w:sz w:val="22"/>
          <w:szCs w:val="22"/>
          <w:lang w:val="es-ES_tradnl" w:eastAsia="ja-JP"/>
        </w:rPr>
        <w:t xml:space="preserve"> se termin</w:t>
      </w:r>
      <w:ins w:id="358" w:author="614n" w:date="2013-02-09T20:09:00Z">
        <w:r w:rsidR="004321AF">
          <w:rPr>
            <w:sz w:val="22"/>
            <w:szCs w:val="22"/>
            <w:lang w:val="es-ES_tradnl" w:eastAsia="ja-JP"/>
          </w:rPr>
          <w:t>a</w:t>
        </w:r>
      </w:ins>
      <w:del w:id="359" w:author="614n" w:date="2013-02-09T20:09:00Z">
        <w:r w:rsidDel="004321AF">
          <w:rPr>
            <w:sz w:val="22"/>
            <w:szCs w:val="22"/>
            <w:lang w:val="es-ES_tradnl" w:eastAsia="ja-JP"/>
          </w:rPr>
          <w:delText>ó</w:delText>
        </w:r>
      </w:del>
      <w:r>
        <w:rPr>
          <w:sz w:val="22"/>
          <w:szCs w:val="22"/>
          <w:lang w:val="es-ES_tradnl" w:eastAsia="ja-JP"/>
        </w:rPr>
        <w:t xml:space="preserve"> aproximadamente en 4 meses, la fecha de comienzo </w:t>
      </w:r>
      <w:del w:id="360" w:author="614n" w:date="2013-02-09T20:09:00Z">
        <w:r w:rsidDel="004321AF">
          <w:rPr>
            <w:sz w:val="22"/>
            <w:szCs w:val="22"/>
            <w:lang w:val="es-ES_tradnl" w:eastAsia="ja-JP"/>
          </w:rPr>
          <w:delText xml:space="preserve">es </w:delText>
        </w:r>
      </w:del>
      <w:ins w:id="361" w:author="614n" w:date="2013-02-09T20:09:00Z">
        <w:r w:rsidR="004321AF">
          <w:rPr>
            <w:sz w:val="22"/>
            <w:szCs w:val="22"/>
            <w:lang w:val="es-ES_tradnl" w:eastAsia="ja-JP"/>
          </w:rPr>
          <w:t xml:space="preserve">fue </w:t>
        </w:r>
      </w:ins>
      <w:r>
        <w:rPr>
          <w:sz w:val="22"/>
          <w:szCs w:val="22"/>
          <w:lang w:val="es-ES_tradnl" w:eastAsia="ja-JP"/>
        </w:rPr>
        <w:t>el 20 de Agosto y se terminó el 15 de Diciembre. Para esto se desarrolló un plan de proyecto en donde se muestra las actividades que se desarrolló a lo largo del tiempo y los recursos necesarios para cada actividad como se puede observar en el diagrama de Gantt que se encuentra en el anexo 1.</w:t>
      </w:r>
    </w:p>
    <w:p w:rsidR="007C03C1" w:rsidRDefault="007C03C1" w:rsidP="004863F2">
      <w:pPr>
        <w:tabs>
          <w:tab w:val="num" w:pos="851"/>
        </w:tabs>
        <w:ind w:left="426"/>
        <w:rPr>
          <w:sz w:val="22"/>
          <w:szCs w:val="22"/>
          <w:lang w:val="es-ES_tradnl" w:eastAsia="ja-JP"/>
        </w:rPr>
      </w:pPr>
    </w:p>
    <w:p w:rsidR="00032CE3" w:rsidRDefault="00032CE3" w:rsidP="00032CE3">
      <w:pPr>
        <w:pStyle w:val="Ttulo2"/>
        <w:numPr>
          <w:ilvl w:val="1"/>
          <w:numId w:val="5"/>
        </w:numPr>
        <w:ind w:left="567" w:hanging="567"/>
        <w:rPr>
          <w:color w:val="auto"/>
          <w:sz w:val="24"/>
          <w:szCs w:val="24"/>
          <w:lang w:val="es-PE"/>
        </w:rPr>
      </w:pPr>
      <w:bookmarkStart w:id="362" w:name="_Toc342249969"/>
      <w:r w:rsidRPr="00032CE3">
        <w:rPr>
          <w:color w:val="auto"/>
          <w:sz w:val="24"/>
          <w:szCs w:val="24"/>
          <w:lang w:val="es-PE"/>
        </w:rPr>
        <w:t>Plan de Riesgos</w:t>
      </w:r>
      <w:bookmarkEnd w:id="362"/>
    </w:p>
    <w:p w:rsidR="00C572AB" w:rsidRDefault="00C572AB" w:rsidP="00C572AB">
      <w:pPr>
        <w:tabs>
          <w:tab w:val="num" w:pos="851"/>
        </w:tabs>
        <w:ind w:left="426"/>
        <w:rPr>
          <w:sz w:val="22"/>
          <w:szCs w:val="22"/>
          <w:lang w:val="es-ES_tradnl" w:eastAsia="ja-JP"/>
        </w:rPr>
      </w:pPr>
      <w:r w:rsidRPr="00C572AB">
        <w:rPr>
          <w:sz w:val="22"/>
          <w:szCs w:val="22"/>
          <w:lang w:val="es-ES_tradnl" w:eastAsia="ja-JP"/>
        </w:rPr>
        <w:t>En esta sección se presenta en la tabla 1.2 de forma detallada los posibles riesgos que se puede tener a lo largo de la ejecución del proyecto.</w:t>
      </w:r>
    </w:p>
    <w:p w:rsidR="00C572AB" w:rsidRDefault="00C572AB" w:rsidP="00C572AB">
      <w:pPr>
        <w:tabs>
          <w:tab w:val="num" w:pos="851"/>
        </w:tabs>
        <w:ind w:left="426"/>
        <w:rPr>
          <w:ins w:id="363" w:author="614n" w:date="2013-02-09T21:54:00Z"/>
          <w:sz w:val="22"/>
          <w:szCs w:val="22"/>
          <w:lang w:val="es-ES_tradnl" w:eastAsia="ja-JP"/>
        </w:rPr>
      </w:pPr>
    </w:p>
    <w:p w:rsidR="00BD4A57" w:rsidRDefault="00BD4A57" w:rsidP="00C572AB">
      <w:pPr>
        <w:tabs>
          <w:tab w:val="num" w:pos="851"/>
        </w:tabs>
        <w:ind w:left="426"/>
        <w:rPr>
          <w:sz w:val="22"/>
          <w:szCs w:val="22"/>
          <w:lang w:val="es-ES_tradnl" w:eastAsia="ja-JP"/>
        </w:rPr>
      </w:pPr>
    </w:p>
    <w:tbl>
      <w:tblPr>
        <w:tblStyle w:val="Tablaprofesional"/>
        <w:tblW w:w="0" w:type="auto"/>
        <w:tblLook w:val="04A0" w:firstRow="1" w:lastRow="0" w:firstColumn="1" w:lastColumn="0" w:noHBand="0" w:noVBand="1"/>
      </w:tblPr>
      <w:tblGrid>
        <w:gridCol w:w="765"/>
        <w:gridCol w:w="2437"/>
        <w:gridCol w:w="1060"/>
        <w:gridCol w:w="1549"/>
        <w:gridCol w:w="2626"/>
      </w:tblGrid>
      <w:tr w:rsidR="00ED3134" w:rsidRPr="005A206E" w:rsidTr="00A2760E">
        <w:trPr>
          <w:cnfStyle w:val="100000000000" w:firstRow="1" w:lastRow="0" w:firstColumn="0" w:lastColumn="0" w:oddVBand="0" w:evenVBand="0" w:oddHBand="0" w:evenHBand="0" w:firstRowFirstColumn="0" w:firstRowLastColumn="0" w:lastRowFirstColumn="0" w:lastRowLastColumn="0"/>
          <w:trHeight w:val="524"/>
        </w:trPr>
        <w:tc>
          <w:tcPr>
            <w:tcW w:w="0" w:type="auto"/>
          </w:tcPr>
          <w:p w:rsidR="00ED3134" w:rsidRPr="005A206E" w:rsidRDefault="00ED3134" w:rsidP="00A2760E">
            <w:pPr>
              <w:jc w:val="center"/>
              <w:rPr>
                <w:rFonts w:cs="Arial"/>
                <w:lang w:val="es-ES_tradnl" w:eastAsia="ja-JP"/>
              </w:rPr>
            </w:pPr>
          </w:p>
        </w:tc>
        <w:tc>
          <w:tcPr>
            <w:tcW w:w="0" w:type="auto"/>
            <w:vAlign w:val="center"/>
          </w:tcPr>
          <w:p w:rsidR="00ED3134" w:rsidRPr="005A206E" w:rsidRDefault="00ED3134" w:rsidP="00A2760E">
            <w:pPr>
              <w:jc w:val="center"/>
              <w:rPr>
                <w:rFonts w:cs="Arial"/>
                <w:sz w:val="22"/>
                <w:szCs w:val="22"/>
                <w:lang w:val="es-ES_tradnl" w:eastAsia="ja-JP"/>
              </w:rPr>
            </w:pPr>
            <w:r w:rsidRPr="005A206E">
              <w:rPr>
                <w:rFonts w:cs="Arial"/>
                <w:sz w:val="22"/>
                <w:szCs w:val="22"/>
                <w:lang w:val="es-ES_tradnl" w:eastAsia="ja-JP"/>
              </w:rPr>
              <w:t>Riesgo</w:t>
            </w:r>
          </w:p>
        </w:tc>
        <w:tc>
          <w:tcPr>
            <w:tcW w:w="0" w:type="auto"/>
            <w:vAlign w:val="center"/>
          </w:tcPr>
          <w:p w:rsidR="00ED3134" w:rsidRPr="005A206E" w:rsidRDefault="00ED3134" w:rsidP="00A2760E">
            <w:pPr>
              <w:jc w:val="center"/>
              <w:rPr>
                <w:rFonts w:cs="Arial"/>
                <w:b w:val="0"/>
                <w:bCs w:val="0"/>
                <w:sz w:val="22"/>
                <w:szCs w:val="22"/>
                <w:lang w:val="es-ES_tradnl" w:eastAsia="ja-JP"/>
              </w:rPr>
            </w:pPr>
            <w:r w:rsidRPr="005A206E">
              <w:rPr>
                <w:rFonts w:cs="Arial"/>
                <w:sz w:val="22"/>
                <w:szCs w:val="22"/>
                <w:lang w:val="es-ES_tradnl" w:eastAsia="ja-JP"/>
              </w:rPr>
              <w:t>Impacto</w:t>
            </w:r>
          </w:p>
        </w:tc>
        <w:tc>
          <w:tcPr>
            <w:tcW w:w="0" w:type="auto"/>
            <w:vAlign w:val="center"/>
          </w:tcPr>
          <w:p w:rsidR="00ED3134" w:rsidRPr="005A206E" w:rsidRDefault="00ED3134" w:rsidP="00A2760E">
            <w:pPr>
              <w:jc w:val="center"/>
              <w:rPr>
                <w:rFonts w:cs="Arial"/>
                <w:sz w:val="22"/>
                <w:szCs w:val="22"/>
                <w:lang w:val="es-ES_tradnl" w:eastAsia="ja-JP"/>
              </w:rPr>
            </w:pPr>
            <w:r w:rsidRPr="005A206E">
              <w:rPr>
                <w:rFonts w:cs="Arial"/>
                <w:sz w:val="22"/>
                <w:szCs w:val="22"/>
                <w:lang w:val="es-ES_tradnl" w:eastAsia="ja-JP"/>
              </w:rPr>
              <w:t>Probabilidad</w:t>
            </w:r>
          </w:p>
        </w:tc>
        <w:tc>
          <w:tcPr>
            <w:tcW w:w="0" w:type="auto"/>
            <w:vAlign w:val="center"/>
          </w:tcPr>
          <w:p w:rsidR="00ED3134" w:rsidRPr="005A206E" w:rsidRDefault="00ED3134" w:rsidP="00A2760E">
            <w:pPr>
              <w:jc w:val="center"/>
              <w:rPr>
                <w:rFonts w:cs="Arial"/>
                <w:sz w:val="22"/>
                <w:szCs w:val="22"/>
                <w:lang w:val="es-ES_tradnl" w:eastAsia="ja-JP"/>
              </w:rPr>
            </w:pPr>
            <w:r w:rsidRPr="005A206E">
              <w:rPr>
                <w:rFonts w:cs="Arial"/>
                <w:sz w:val="22"/>
                <w:szCs w:val="22"/>
                <w:lang w:val="es-ES_tradnl" w:eastAsia="ja-JP"/>
              </w:rPr>
              <w:t>Medidas a tomar</w:t>
            </w:r>
          </w:p>
        </w:tc>
      </w:tr>
      <w:tr w:rsidR="00ED3134" w:rsidRPr="005A206E" w:rsidTr="00A2760E">
        <w:trPr>
          <w:trHeight w:val="843"/>
        </w:trPr>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1</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La disponibilidad de datos que brinda el usuario para la elaboración de la aplicación.</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Buscar otras formas de pedir información como entrevistas, visitas a empresa de cafeterías.</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lastRenderedPageBreak/>
              <w:t>2</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Tiempo insuficiente para terminar el proyecto.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Tratar de organizar bien con respecto a las tareas planeadas a lo largo del proyecto.</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3</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Problemas con la integración de los diferentes subsistemas.</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Buscar formas de integrar los subsistemas o</w:t>
            </w:r>
            <w:r w:rsidRPr="005A206E">
              <w:rPr>
                <w:rFonts w:cs="Arial"/>
                <w:lang w:val="es-ES_tradnl" w:eastAsia="ja-JP"/>
              </w:rPr>
              <w:t xml:space="preserve"> </w:t>
            </w:r>
            <w:r w:rsidRPr="005A206E">
              <w:rPr>
                <w:rFonts w:cs="Arial"/>
                <w:sz w:val="22"/>
                <w:szCs w:val="22"/>
                <w:lang w:val="es-ES_tradnl" w:eastAsia="ja-JP"/>
              </w:rPr>
              <w:t>hacer la integración con tiempo para no retrasar el proyecto</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4</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Cambio el enfoque del negocio.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Baja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Tratar de modificar el proyecto para el enfoque que se requiere.</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5</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Cambio repentino del asesor del proyecto de fin de carrera.</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Baja</w:t>
            </w:r>
          </w:p>
        </w:tc>
        <w:tc>
          <w:tcPr>
            <w:tcW w:w="0" w:type="auto"/>
          </w:tcPr>
          <w:p w:rsidR="00ED3134" w:rsidRPr="005A206E" w:rsidRDefault="00ED3134" w:rsidP="00A2760E">
            <w:pPr>
              <w:ind w:left="75"/>
              <w:rPr>
                <w:rFonts w:cs="Arial"/>
                <w:sz w:val="22"/>
                <w:szCs w:val="22"/>
                <w:lang w:val="es-ES_tradnl" w:eastAsia="ja-JP"/>
              </w:rPr>
            </w:pPr>
            <w:r w:rsidRPr="005A206E">
              <w:rPr>
                <w:rFonts w:cs="Arial"/>
                <w:sz w:val="22"/>
                <w:szCs w:val="22"/>
                <w:lang w:val="es-ES_tradnl" w:eastAsia="ja-JP"/>
              </w:rPr>
              <w:t>Conversar anticipadamente con el asesor sobre su continuidad.</w:t>
            </w:r>
          </w:p>
        </w:tc>
      </w:tr>
      <w:tr w:rsidR="00ED3134" w:rsidRPr="005A206E" w:rsidTr="00ED3134">
        <w:trPr>
          <w:trHeight w:val="1539"/>
        </w:trPr>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6</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Perdida de código fuente repentino al momento de la elaboración de la aplicación.</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A2760E">
            <w:pPr>
              <w:ind w:left="75"/>
              <w:rPr>
                <w:rFonts w:cs="Arial"/>
                <w:sz w:val="22"/>
                <w:szCs w:val="22"/>
                <w:lang w:val="es-ES_tradnl" w:eastAsia="ja-JP"/>
              </w:rPr>
            </w:pPr>
            <w:r w:rsidRPr="005A206E">
              <w:rPr>
                <w:rFonts w:cs="Arial"/>
                <w:sz w:val="22"/>
                <w:szCs w:val="22"/>
                <w:lang w:val="es-ES_tradnl" w:eastAsia="ja-JP"/>
              </w:rPr>
              <w:t>Hacer uso de repositorios que permita tener un control de las actualizaciones de la aplicación.</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7</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Retraso en las entregas de los avances.</w:t>
            </w:r>
          </w:p>
        </w:tc>
        <w:tc>
          <w:tcPr>
            <w:tcW w:w="0" w:type="auto"/>
            <w:vAlign w:val="center"/>
          </w:tcPr>
          <w:p w:rsidR="00ED3134" w:rsidRPr="005A206E" w:rsidRDefault="00ED3134" w:rsidP="00A2760E">
            <w:pPr>
              <w:ind w:left="75"/>
              <w:jc w:val="center"/>
              <w:rPr>
                <w:rFonts w:cs="Arial"/>
                <w:sz w:val="22"/>
                <w:szCs w:val="22"/>
                <w:lang w:val="es-ES_tradnl" w:eastAsia="ja-JP"/>
              </w:rPr>
            </w:pPr>
          </w:p>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ED3134">
            <w:pPr>
              <w:keepNext/>
              <w:ind w:left="75"/>
              <w:rPr>
                <w:rFonts w:cs="Arial"/>
                <w:sz w:val="22"/>
                <w:szCs w:val="22"/>
                <w:lang w:val="es-ES_tradnl" w:eastAsia="ja-JP"/>
              </w:rPr>
            </w:pPr>
            <w:r w:rsidRPr="005A206E">
              <w:rPr>
                <w:rFonts w:cs="Arial"/>
                <w:sz w:val="22"/>
                <w:szCs w:val="22"/>
                <w:lang w:val="es-ES_tradnl" w:eastAsia="ja-JP"/>
              </w:rPr>
              <w:t>Seguimiento constante de los avances en los diferentes subsistemas desarrollados.</w:t>
            </w:r>
          </w:p>
        </w:tc>
      </w:tr>
    </w:tbl>
    <w:p w:rsidR="00C572AB" w:rsidRPr="00ED3134" w:rsidRDefault="00ED3134" w:rsidP="00ED3134">
      <w:pPr>
        <w:pStyle w:val="Epgrafe"/>
        <w:jc w:val="center"/>
        <w:rPr>
          <w:sz w:val="22"/>
          <w:szCs w:val="22"/>
          <w:lang w:eastAsia="ja-JP"/>
        </w:rPr>
      </w:pPr>
      <w:bookmarkStart w:id="364" w:name="_Toc348197059"/>
      <w:r>
        <w:t xml:space="preserve">Tabla </w:t>
      </w:r>
      <w:r w:rsidR="00F600D6">
        <w:fldChar w:fldCharType="begin"/>
      </w:r>
      <w:r w:rsidR="00F600D6">
        <w:instrText xml:space="preserve"> STYLEREF 1 \s </w:instrText>
      </w:r>
      <w:r w:rsidR="00F600D6">
        <w:fldChar w:fldCharType="separate"/>
      </w:r>
      <w:r w:rsidR="00213F48">
        <w:rPr>
          <w:noProof/>
        </w:rPr>
        <w:t>1</w:t>
      </w:r>
      <w:r w:rsidR="00F600D6">
        <w:fldChar w:fldCharType="end"/>
      </w:r>
      <w:r w:rsidR="00F600D6">
        <w:t>.</w:t>
      </w:r>
      <w:r w:rsidR="00F600D6">
        <w:fldChar w:fldCharType="begin"/>
      </w:r>
      <w:r w:rsidR="00F600D6">
        <w:instrText xml:space="preserve"> SEQ Tabla \* ARABIC \s 1 </w:instrText>
      </w:r>
      <w:r w:rsidR="00F600D6">
        <w:fldChar w:fldCharType="separate"/>
      </w:r>
      <w:r w:rsidR="00213F48">
        <w:rPr>
          <w:noProof/>
        </w:rPr>
        <w:t>2</w:t>
      </w:r>
      <w:r w:rsidR="00F600D6">
        <w:fldChar w:fldCharType="end"/>
      </w:r>
      <w:r>
        <w:t>: Tabla de Riesgos</w:t>
      </w:r>
      <w:bookmarkEnd w:id="364"/>
    </w:p>
    <w:p w:rsidR="00C572AB" w:rsidRDefault="00C572AB" w:rsidP="00C572AB">
      <w:pPr>
        <w:tabs>
          <w:tab w:val="num" w:pos="851"/>
        </w:tabs>
        <w:ind w:left="426"/>
        <w:rPr>
          <w:sz w:val="22"/>
          <w:szCs w:val="22"/>
          <w:lang w:val="es-ES_tradnl" w:eastAsia="ja-JP"/>
        </w:rPr>
      </w:pPr>
    </w:p>
    <w:p w:rsidR="008E4E0F" w:rsidRDefault="008E4E0F" w:rsidP="00C572AB">
      <w:pPr>
        <w:tabs>
          <w:tab w:val="num" w:pos="851"/>
        </w:tabs>
        <w:ind w:left="426"/>
        <w:rPr>
          <w:sz w:val="22"/>
          <w:szCs w:val="22"/>
          <w:lang w:val="es-ES_tradnl" w:eastAsia="ja-JP"/>
        </w:rPr>
      </w:pPr>
    </w:p>
    <w:p w:rsidR="008E4E0F" w:rsidRDefault="008E4E0F" w:rsidP="00C572AB">
      <w:pPr>
        <w:tabs>
          <w:tab w:val="num" w:pos="851"/>
        </w:tabs>
        <w:ind w:left="426"/>
        <w:rPr>
          <w:sz w:val="22"/>
          <w:szCs w:val="22"/>
          <w:lang w:val="es-ES_tradnl" w:eastAsia="ja-JP"/>
        </w:rPr>
      </w:pPr>
    </w:p>
    <w:p w:rsidR="008E4E0F" w:rsidRDefault="008E4E0F"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Del="00BD4A57" w:rsidRDefault="00932428" w:rsidP="00C572AB">
      <w:pPr>
        <w:tabs>
          <w:tab w:val="num" w:pos="851"/>
        </w:tabs>
        <w:ind w:left="426"/>
        <w:rPr>
          <w:del w:id="365" w:author="614n" w:date="2013-02-09T21:54:00Z"/>
          <w:sz w:val="22"/>
          <w:szCs w:val="22"/>
          <w:lang w:val="es-ES_tradnl" w:eastAsia="ja-JP"/>
        </w:rPr>
      </w:pPr>
    </w:p>
    <w:p w:rsidR="00932428" w:rsidDel="00BD4A57" w:rsidRDefault="00932428" w:rsidP="00C572AB">
      <w:pPr>
        <w:tabs>
          <w:tab w:val="num" w:pos="851"/>
        </w:tabs>
        <w:ind w:left="426"/>
        <w:rPr>
          <w:del w:id="366" w:author="614n" w:date="2013-02-09T21:54:00Z"/>
          <w:sz w:val="22"/>
          <w:szCs w:val="22"/>
          <w:lang w:val="es-ES_tradnl" w:eastAsia="ja-JP"/>
        </w:rPr>
      </w:pPr>
    </w:p>
    <w:p w:rsidR="00932428" w:rsidDel="00BD4A57" w:rsidRDefault="00932428" w:rsidP="00C572AB">
      <w:pPr>
        <w:tabs>
          <w:tab w:val="num" w:pos="851"/>
        </w:tabs>
        <w:ind w:left="426"/>
        <w:rPr>
          <w:del w:id="367" w:author="614n" w:date="2013-02-09T21:54:00Z"/>
          <w:sz w:val="22"/>
          <w:szCs w:val="22"/>
          <w:lang w:val="es-ES_tradnl" w:eastAsia="ja-JP"/>
        </w:rPr>
      </w:pPr>
    </w:p>
    <w:p w:rsidR="00200B1D" w:rsidRDefault="008C13B5" w:rsidP="008C13B5">
      <w:pPr>
        <w:pStyle w:val="Ttulo1"/>
        <w:numPr>
          <w:ilvl w:val="0"/>
          <w:numId w:val="6"/>
        </w:numPr>
        <w:rPr>
          <w:color w:val="auto"/>
          <w:lang w:val="es-PE"/>
        </w:rPr>
      </w:pPr>
      <w:bookmarkStart w:id="368" w:name="_Toc342249970"/>
      <w:r w:rsidRPr="008C13B5">
        <w:rPr>
          <w:color w:val="auto"/>
          <w:lang w:val="es-PE"/>
        </w:rPr>
        <w:t>Capítulo 2</w:t>
      </w:r>
      <w:bookmarkEnd w:id="368"/>
      <w:ins w:id="369" w:author="614n" w:date="2013-04-03T19:42:00Z">
        <w:r w:rsidR="00B42060">
          <w:rPr>
            <w:color w:val="auto"/>
            <w:lang w:val="es-PE"/>
          </w:rPr>
          <w:t xml:space="preserve"> </w:t>
        </w:r>
      </w:ins>
    </w:p>
    <w:p w:rsidR="008C13B5" w:rsidDel="005D335B" w:rsidRDefault="008C13B5" w:rsidP="008C13B5">
      <w:pPr>
        <w:rPr>
          <w:del w:id="370" w:author="614n" w:date="2013-02-09T21:56:00Z"/>
          <w:lang w:val="es-PE"/>
        </w:rPr>
      </w:pPr>
    </w:p>
    <w:p w:rsidR="008C13B5" w:rsidRDefault="008C13B5" w:rsidP="008C13B5">
      <w:pPr>
        <w:rPr>
          <w:lang w:val="es-PE"/>
        </w:rPr>
      </w:pPr>
    </w:p>
    <w:p w:rsidR="008E4E0F" w:rsidRPr="00AB2EBE" w:rsidRDefault="008E4E0F" w:rsidP="008E4E0F">
      <w:pPr>
        <w:tabs>
          <w:tab w:val="num" w:pos="851"/>
        </w:tabs>
        <w:spacing w:line="276" w:lineRule="auto"/>
        <w:ind w:left="426"/>
        <w:rPr>
          <w:sz w:val="22"/>
          <w:szCs w:val="22"/>
          <w:lang w:val="es-ES_tradnl" w:eastAsia="ja-JP"/>
        </w:rPr>
      </w:pPr>
      <w:r w:rsidRPr="00AB2EBE">
        <w:rPr>
          <w:sz w:val="22"/>
          <w:szCs w:val="22"/>
          <w:lang w:val="es-ES_tradnl" w:eastAsia="ja-JP"/>
        </w:rPr>
        <w:t>En este capítulo</w:t>
      </w:r>
      <w:r>
        <w:rPr>
          <w:sz w:val="22"/>
          <w:szCs w:val="22"/>
          <w:lang w:val="es-ES_tradnl" w:eastAsia="ja-JP"/>
        </w:rPr>
        <w:t>,</w:t>
      </w:r>
      <w:r w:rsidRPr="00AB2EBE">
        <w:rPr>
          <w:sz w:val="22"/>
          <w:szCs w:val="22"/>
          <w:lang w:val="es-ES_tradnl" w:eastAsia="ja-JP"/>
        </w:rPr>
        <w:t xml:space="preserve"> se </w:t>
      </w:r>
      <w:r>
        <w:rPr>
          <w:sz w:val="22"/>
          <w:szCs w:val="22"/>
          <w:lang w:val="es-ES_tradnl" w:eastAsia="ja-JP"/>
        </w:rPr>
        <w:t xml:space="preserve">desarrolla el marco conceptual de un negocio de cafeterías en donde se expone los conceptos </w:t>
      </w:r>
      <w:del w:id="371" w:author="614n" w:date="2013-04-03T19:28:00Z">
        <w:r w:rsidDel="00AC545F">
          <w:rPr>
            <w:sz w:val="22"/>
            <w:szCs w:val="22"/>
            <w:lang w:val="es-ES_tradnl" w:eastAsia="ja-JP"/>
          </w:rPr>
          <w:delText xml:space="preserve">básicos </w:delText>
        </w:r>
      </w:del>
      <w:r>
        <w:rPr>
          <w:sz w:val="22"/>
          <w:szCs w:val="22"/>
          <w:lang w:val="es-ES_tradnl" w:eastAsia="ja-JP"/>
        </w:rPr>
        <w:t>para entender el entorno de un negocio de cafeterías. Además, se expone las diferentes soluciones existentes para un negocio de cafeterías. Finalmente se compara las soluciones mencionadas mediante características generales.</w:t>
      </w:r>
    </w:p>
    <w:p w:rsidR="008C13B5" w:rsidRDefault="008C13B5" w:rsidP="008C13B5">
      <w:pPr>
        <w:rPr>
          <w:lang w:val="es-PE"/>
        </w:rPr>
      </w:pPr>
    </w:p>
    <w:p w:rsidR="008C13B5" w:rsidRPr="008E4E0F" w:rsidRDefault="008E4E0F" w:rsidP="008E4E0F">
      <w:pPr>
        <w:pStyle w:val="Ttulo2"/>
        <w:numPr>
          <w:ilvl w:val="1"/>
          <w:numId w:val="6"/>
        </w:numPr>
        <w:ind w:left="426" w:hanging="426"/>
        <w:rPr>
          <w:color w:val="auto"/>
          <w:sz w:val="24"/>
          <w:szCs w:val="24"/>
          <w:lang w:val="es-PE"/>
        </w:rPr>
      </w:pPr>
      <w:bookmarkStart w:id="372" w:name="_Toc342249971"/>
      <w:r w:rsidRPr="008E4E0F">
        <w:rPr>
          <w:color w:val="auto"/>
          <w:sz w:val="24"/>
          <w:szCs w:val="24"/>
          <w:lang w:val="es-PE"/>
        </w:rPr>
        <w:lastRenderedPageBreak/>
        <w:t>Marco Conceptual</w:t>
      </w:r>
      <w:bookmarkEnd w:id="372"/>
    </w:p>
    <w:p w:rsidR="008E4E0F" w:rsidRDefault="008E4E0F" w:rsidP="008C13B5">
      <w:pPr>
        <w:rPr>
          <w:lang w:val="es-PE"/>
        </w:rPr>
      </w:pPr>
    </w:p>
    <w:p w:rsidR="008E4E0F" w:rsidRPr="00E03FAA" w:rsidRDefault="008E4E0F" w:rsidP="008E4E0F">
      <w:pPr>
        <w:tabs>
          <w:tab w:val="num" w:pos="851"/>
        </w:tabs>
        <w:spacing w:line="276" w:lineRule="auto"/>
        <w:ind w:left="426"/>
        <w:rPr>
          <w:sz w:val="22"/>
          <w:szCs w:val="22"/>
          <w:lang w:val="es-ES_tradnl" w:eastAsia="ja-JP"/>
        </w:rPr>
      </w:pPr>
      <w:del w:id="373" w:author="614n" w:date="2013-04-03T21:33:00Z">
        <w:r w:rsidRPr="00E03FAA" w:rsidDel="00106961">
          <w:rPr>
            <w:sz w:val="22"/>
            <w:szCs w:val="22"/>
            <w:lang w:val="es-ES_tradnl" w:eastAsia="ja-JP"/>
          </w:rPr>
          <w:delText xml:space="preserve">Para </w:delText>
        </w:r>
        <w:r w:rsidDel="00106961">
          <w:rPr>
            <w:sz w:val="22"/>
            <w:szCs w:val="22"/>
            <w:lang w:val="es-ES_tradnl" w:eastAsia="ja-JP"/>
          </w:rPr>
          <w:delText xml:space="preserve">el </w:delText>
        </w:r>
        <w:r w:rsidRPr="00E03FAA" w:rsidDel="00106961">
          <w:rPr>
            <w:sz w:val="22"/>
            <w:szCs w:val="22"/>
            <w:lang w:val="es-ES_tradnl" w:eastAsia="ja-JP"/>
          </w:rPr>
          <w:delText>desarroll</w:delText>
        </w:r>
        <w:r w:rsidDel="00106961">
          <w:rPr>
            <w:sz w:val="22"/>
            <w:szCs w:val="22"/>
            <w:lang w:val="es-ES_tradnl" w:eastAsia="ja-JP"/>
          </w:rPr>
          <w:delText xml:space="preserve">o del </w:delText>
        </w:r>
        <w:r w:rsidRPr="00E03FAA" w:rsidDel="00106961">
          <w:rPr>
            <w:sz w:val="22"/>
            <w:szCs w:val="22"/>
            <w:lang w:val="es-ES_tradnl" w:eastAsia="ja-JP"/>
          </w:rPr>
          <w:delText xml:space="preserve">proyecto en esta </w:delText>
        </w:r>
        <w:r w:rsidDel="00106961">
          <w:rPr>
            <w:sz w:val="22"/>
            <w:szCs w:val="22"/>
            <w:lang w:val="es-ES_tradnl" w:eastAsia="ja-JP"/>
          </w:rPr>
          <w:delText>sección</w:delText>
        </w:r>
      </w:del>
      <w:ins w:id="374" w:author="614n" w:date="2013-04-03T21:33:00Z">
        <w:r w:rsidR="00106961">
          <w:rPr>
            <w:sz w:val="22"/>
            <w:szCs w:val="22"/>
            <w:lang w:val="es-ES_tradnl" w:eastAsia="ja-JP"/>
          </w:rPr>
          <w:t>En la parte de marco conceptual</w:t>
        </w:r>
      </w:ins>
      <w:r>
        <w:rPr>
          <w:sz w:val="22"/>
          <w:szCs w:val="22"/>
          <w:lang w:val="es-ES_tradnl" w:eastAsia="ja-JP"/>
        </w:rPr>
        <w:t xml:space="preserve"> se explica los</w:t>
      </w:r>
      <w:r w:rsidRPr="00E03FAA">
        <w:rPr>
          <w:sz w:val="22"/>
          <w:szCs w:val="22"/>
          <w:lang w:val="es-ES_tradnl" w:eastAsia="ja-JP"/>
        </w:rPr>
        <w:t xml:space="preserve"> </w:t>
      </w:r>
      <w:r>
        <w:rPr>
          <w:sz w:val="22"/>
          <w:szCs w:val="22"/>
          <w:lang w:val="es-ES_tradnl" w:eastAsia="ja-JP"/>
        </w:rPr>
        <w:t>conceptos</w:t>
      </w:r>
      <w:r w:rsidRPr="00E03FAA">
        <w:rPr>
          <w:sz w:val="22"/>
          <w:szCs w:val="22"/>
          <w:lang w:val="es-ES_tradnl" w:eastAsia="ja-JP"/>
        </w:rPr>
        <w:t xml:space="preserve"> </w:t>
      </w:r>
      <w:del w:id="375" w:author="614n" w:date="2013-04-03T21:32:00Z">
        <w:r w:rsidRPr="00E03FAA" w:rsidDel="00106961">
          <w:rPr>
            <w:sz w:val="22"/>
            <w:szCs w:val="22"/>
            <w:lang w:val="es-ES_tradnl" w:eastAsia="ja-JP"/>
          </w:rPr>
          <w:delText xml:space="preserve">básicos </w:delText>
        </w:r>
      </w:del>
      <w:r w:rsidRPr="00E03FAA">
        <w:rPr>
          <w:sz w:val="22"/>
          <w:szCs w:val="22"/>
          <w:lang w:val="es-ES_tradnl" w:eastAsia="ja-JP"/>
        </w:rPr>
        <w:t>para entender tanto el problema como la solución planteada</w:t>
      </w:r>
      <w:ins w:id="376" w:author="614n" w:date="2013-04-03T21:32:00Z">
        <w:r w:rsidR="00106961">
          <w:rPr>
            <w:sz w:val="22"/>
            <w:szCs w:val="22"/>
            <w:lang w:val="es-ES_tradnl" w:eastAsia="ja-JP"/>
          </w:rPr>
          <w:t xml:space="preserve"> para el desarrollo del proyecto</w:t>
        </w:r>
      </w:ins>
      <w:r>
        <w:rPr>
          <w:sz w:val="22"/>
          <w:szCs w:val="22"/>
          <w:lang w:val="es-ES_tradnl" w:eastAsia="ja-JP"/>
        </w:rPr>
        <w:t>.</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En un negocio de cafeterías, es importante conocer </w:t>
      </w:r>
      <w:ins w:id="377" w:author="614n" w:date="2013-04-03T21:37:00Z">
        <w:r w:rsidR="00106961">
          <w:rPr>
            <w:sz w:val="22"/>
            <w:szCs w:val="22"/>
            <w:lang w:val="es-ES_tradnl" w:eastAsia="ja-JP"/>
          </w:rPr>
          <w:t xml:space="preserve">la parte </w:t>
        </w:r>
      </w:ins>
      <w:del w:id="378" w:author="614n" w:date="2013-04-03T21:37:00Z">
        <w:r w:rsidDel="00106961">
          <w:rPr>
            <w:sz w:val="22"/>
            <w:szCs w:val="22"/>
            <w:lang w:val="es-ES_tradnl" w:eastAsia="ja-JP"/>
          </w:rPr>
          <w:delText xml:space="preserve">el concepto </w:delText>
        </w:r>
      </w:del>
      <w:r>
        <w:rPr>
          <w:sz w:val="22"/>
          <w:szCs w:val="22"/>
          <w:lang w:val="es-ES_tradnl" w:eastAsia="ja-JP"/>
        </w:rPr>
        <w:t>de</w:t>
      </w:r>
      <w:ins w:id="379" w:author="614n" w:date="2013-04-03T21:37:00Z">
        <w:r w:rsidR="00106961">
          <w:rPr>
            <w:sz w:val="22"/>
            <w:szCs w:val="22"/>
            <w:lang w:val="es-ES_tradnl" w:eastAsia="ja-JP"/>
          </w:rPr>
          <w:t>l</w:t>
        </w:r>
      </w:ins>
      <w:r>
        <w:rPr>
          <w:sz w:val="22"/>
          <w:szCs w:val="22"/>
          <w:lang w:val="es-ES_tradnl" w:eastAsia="ja-JP"/>
        </w:rPr>
        <w:t xml:space="preserve"> almacén, en </w:t>
      </w:r>
      <w:ins w:id="380" w:author="614n" w:date="2013-02-09T21:57:00Z">
        <w:r w:rsidR="005D335B">
          <w:rPr>
            <w:sz w:val="22"/>
            <w:szCs w:val="22"/>
            <w:lang w:val="es-ES_tradnl" w:eastAsia="ja-JP"/>
          </w:rPr>
          <w:t xml:space="preserve">que </w:t>
        </w:r>
      </w:ins>
      <w:r>
        <w:rPr>
          <w:sz w:val="22"/>
          <w:szCs w:val="22"/>
          <w:lang w:val="es-ES_tradnl" w:eastAsia="ja-JP"/>
        </w:rPr>
        <w:t>donde la empresa guarda los insumos</w:t>
      </w:r>
      <w:ins w:id="381" w:author="614n" w:date="2013-04-03T21:34:00Z">
        <w:r w:rsidR="00106961">
          <w:rPr>
            <w:sz w:val="22"/>
            <w:szCs w:val="22"/>
            <w:lang w:val="es-ES_tradnl" w:eastAsia="ja-JP"/>
          </w:rPr>
          <w:t xml:space="preserve"> </w:t>
        </w:r>
      </w:ins>
      <w:del w:id="382" w:author="614n" w:date="2013-04-03T21:34:00Z">
        <w:r w:rsidDel="00106961">
          <w:rPr>
            <w:sz w:val="22"/>
            <w:szCs w:val="22"/>
            <w:lang w:val="es-ES_tradnl" w:eastAsia="ja-JP"/>
          </w:rPr>
          <w:delText xml:space="preserve"> necesarios </w:delText>
        </w:r>
      </w:del>
      <w:r>
        <w:rPr>
          <w:sz w:val="22"/>
          <w:szCs w:val="22"/>
          <w:lang w:val="es-ES_tradnl" w:eastAsia="ja-JP"/>
        </w:rPr>
        <w:t xml:space="preserve">que necesita para un periodo determinado ya sea mensualmente o quincenal. </w:t>
      </w:r>
      <w:r w:rsidRPr="0059365F">
        <w:rPr>
          <w:sz w:val="22"/>
          <w:szCs w:val="22"/>
          <w:lang w:val="es-ES_tradnl" w:eastAsia="ja-JP"/>
        </w:rPr>
        <w:t>Además, la empresa puede tener</w:t>
      </w:r>
      <w:r>
        <w:rPr>
          <w:sz w:val="22"/>
          <w:szCs w:val="22"/>
          <w:lang w:val="es-ES_tradnl" w:eastAsia="ja-JP"/>
        </w:rPr>
        <w:t xml:space="preserve"> varios</w:t>
      </w:r>
      <w:r w:rsidRPr="0059365F">
        <w:rPr>
          <w:sz w:val="22"/>
          <w:szCs w:val="22"/>
          <w:lang w:val="es-ES_tradnl" w:eastAsia="ja-JP"/>
        </w:rPr>
        <w:t xml:space="preserve"> almacenes dependiendo de la cantidad de sucursales que </w:t>
      </w:r>
      <w:del w:id="383" w:author="614n" w:date="2013-04-03T21:47:00Z">
        <w:r w:rsidRPr="0059365F" w:rsidDel="009F6CA1">
          <w:rPr>
            <w:sz w:val="22"/>
            <w:szCs w:val="22"/>
            <w:lang w:val="es-ES_tradnl" w:eastAsia="ja-JP"/>
          </w:rPr>
          <w:delText xml:space="preserve">tiene </w:delText>
        </w:r>
      </w:del>
      <w:ins w:id="384" w:author="614n" w:date="2013-04-03T21:47:00Z">
        <w:r w:rsidR="009F6CA1">
          <w:rPr>
            <w:sz w:val="22"/>
            <w:szCs w:val="22"/>
            <w:lang w:val="es-ES_tradnl" w:eastAsia="ja-JP"/>
          </w:rPr>
          <w:t>posee</w:t>
        </w:r>
        <w:r w:rsidR="009F6CA1" w:rsidRPr="0059365F">
          <w:rPr>
            <w:sz w:val="22"/>
            <w:szCs w:val="22"/>
            <w:lang w:val="es-ES_tradnl" w:eastAsia="ja-JP"/>
          </w:rPr>
          <w:t xml:space="preserve"> </w:t>
        </w:r>
      </w:ins>
      <w:r w:rsidRPr="0059365F">
        <w:rPr>
          <w:sz w:val="22"/>
          <w:szCs w:val="22"/>
          <w:lang w:val="es-ES_tradnl" w:eastAsia="ja-JP"/>
        </w:rPr>
        <w:t>la empresa.</w:t>
      </w:r>
    </w:p>
    <w:p w:rsidR="008E4E0F" w:rsidRDefault="008E4E0F" w:rsidP="008E4E0F">
      <w:pPr>
        <w:tabs>
          <w:tab w:val="num" w:pos="851"/>
        </w:tabs>
        <w:spacing w:line="276" w:lineRule="auto"/>
        <w:ind w:left="426"/>
        <w:rPr>
          <w:sz w:val="22"/>
          <w:szCs w:val="22"/>
          <w:lang w:val="es-ES_tradnl" w:eastAsia="ja-JP"/>
        </w:rPr>
      </w:pPr>
      <w:del w:id="385" w:author="614n" w:date="2013-04-03T22:36:00Z">
        <w:r w:rsidDel="002B032E">
          <w:rPr>
            <w:sz w:val="22"/>
            <w:szCs w:val="22"/>
            <w:lang w:val="es-ES_tradnl" w:eastAsia="ja-JP"/>
          </w:rPr>
          <w:delText xml:space="preserve">Como se menciona en el párrafo anterior, </w:delText>
        </w:r>
      </w:del>
      <w:ins w:id="386" w:author="614n" w:date="2013-04-03T22:37:00Z">
        <w:r w:rsidR="002B032E">
          <w:rPr>
            <w:sz w:val="22"/>
            <w:szCs w:val="22"/>
            <w:lang w:val="es-ES_tradnl" w:eastAsia="ja-JP"/>
          </w:rPr>
          <w:t>L</w:t>
        </w:r>
      </w:ins>
      <w:ins w:id="387" w:author="614n" w:date="2013-04-03T22:35:00Z">
        <w:r w:rsidR="00213F48">
          <w:rPr>
            <w:sz w:val="22"/>
            <w:szCs w:val="22"/>
            <w:lang w:val="es-ES_tradnl" w:eastAsia="ja-JP"/>
          </w:rPr>
          <w:t>a definición</w:t>
        </w:r>
      </w:ins>
      <w:ins w:id="388" w:author="614n" w:date="2013-04-03T22:37:00Z">
        <w:r w:rsidR="002B032E">
          <w:rPr>
            <w:sz w:val="22"/>
            <w:szCs w:val="22"/>
            <w:lang w:val="es-ES_tradnl" w:eastAsia="ja-JP"/>
          </w:rPr>
          <w:t xml:space="preserve"> de sucursal</w:t>
        </w:r>
      </w:ins>
      <w:del w:id="389" w:author="614n" w:date="2013-04-03T22:34:00Z">
        <w:r w:rsidDel="00213F48">
          <w:rPr>
            <w:sz w:val="22"/>
            <w:szCs w:val="22"/>
            <w:lang w:val="es-ES_tradnl" w:eastAsia="ja-JP"/>
          </w:rPr>
          <w:delText>una empresa puede tener entre una o varias sucursales</w:delText>
        </w:r>
      </w:del>
      <w:del w:id="390" w:author="614n" w:date="2013-04-03T22:35:00Z">
        <w:r w:rsidDel="00213F48">
          <w:rPr>
            <w:sz w:val="22"/>
            <w:szCs w:val="22"/>
            <w:lang w:val="es-ES_tradnl" w:eastAsia="ja-JP"/>
          </w:rPr>
          <w:delText xml:space="preserve">, la definición </w:delText>
        </w:r>
      </w:del>
      <w:ins w:id="391" w:author="614n" w:date="2013-04-03T22:37:00Z">
        <w:r w:rsidR="002B032E">
          <w:rPr>
            <w:sz w:val="22"/>
            <w:szCs w:val="22"/>
            <w:lang w:val="es-ES_tradnl" w:eastAsia="ja-JP"/>
          </w:rPr>
          <w:t xml:space="preserve"> </w:t>
        </w:r>
      </w:ins>
      <w:r>
        <w:rPr>
          <w:sz w:val="22"/>
          <w:szCs w:val="22"/>
          <w:lang w:val="es-ES_tradnl" w:eastAsia="ja-JP"/>
        </w:rPr>
        <w:t xml:space="preserve">según la Real Academia </w:t>
      </w:r>
      <w:ins w:id="392" w:author="614n" w:date="2013-04-03T19:29:00Z">
        <w:r w:rsidR="006D25BA">
          <w:rPr>
            <w:sz w:val="22"/>
            <w:szCs w:val="22"/>
            <w:lang w:val="es-ES_tradnl" w:eastAsia="ja-JP"/>
          </w:rPr>
          <w:t xml:space="preserve">Española </w:t>
        </w:r>
      </w:ins>
      <w:r>
        <w:rPr>
          <w:sz w:val="22"/>
          <w:szCs w:val="22"/>
          <w:lang w:val="es-ES_tradnl" w:eastAsia="ja-JP"/>
        </w:rPr>
        <w:t>señala que es un establecimiento</w:t>
      </w:r>
      <w:ins w:id="393" w:author="614n" w:date="2013-04-03T22:49:00Z">
        <w:r w:rsidR="00D20C22">
          <w:rPr>
            <w:sz w:val="22"/>
            <w:szCs w:val="22"/>
            <w:lang w:val="es-ES_tradnl" w:eastAsia="ja-JP"/>
          </w:rPr>
          <w:t xml:space="preserve"> y se encuentra situado </w:t>
        </w:r>
      </w:ins>
      <w:del w:id="394" w:author="614n" w:date="2013-04-03T22:49:00Z">
        <w:r w:rsidDel="00D20C22">
          <w:rPr>
            <w:sz w:val="22"/>
            <w:szCs w:val="22"/>
            <w:lang w:val="es-ES_tradnl" w:eastAsia="ja-JP"/>
          </w:rPr>
          <w:delText xml:space="preserve"> y </w:delText>
        </w:r>
      </w:del>
      <w:del w:id="395" w:author="614n" w:date="2013-02-09T22:31:00Z">
        <w:r w:rsidRPr="00B25EBE" w:rsidDel="003C6446">
          <w:rPr>
            <w:sz w:val="22"/>
            <w:szCs w:val="22"/>
            <w:lang w:val="es-ES_tradnl" w:eastAsia="ja-JP"/>
          </w:rPr>
          <w:delText xml:space="preserve"> </w:delText>
        </w:r>
      </w:del>
      <w:del w:id="396" w:author="614n" w:date="2013-04-03T22:49:00Z">
        <w:r w:rsidDel="00D20C22">
          <w:rPr>
            <w:sz w:val="22"/>
            <w:szCs w:val="22"/>
            <w:lang w:val="es-ES_tradnl" w:eastAsia="ja-JP"/>
          </w:rPr>
          <w:delText xml:space="preserve">está </w:delText>
        </w:r>
        <w:r w:rsidRPr="00B25EBE" w:rsidDel="00D20C22">
          <w:rPr>
            <w:sz w:val="22"/>
            <w:szCs w:val="22"/>
            <w:lang w:val="es-ES_tradnl" w:eastAsia="ja-JP"/>
          </w:rPr>
          <w:delText>situado e</w:delText>
        </w:r>
      </w:del>
      <w:ins w:id="397" w:author="614n" w:date="2013-04-03T22:49:00Z">
        <w:r w:rsidR="00D20C22">
          <w:rPr>
            <w:sz w:val="22"/>
            <w:szCs w:val="22"/>
            <w:lang w:val="es-ES_tradnl" w:eastAsia="ja-JP"/>
          </w:rPr>
          <w:t>e</w:t>
        </w:r>
      </w:ins>
      <w:r w:rsidRPr="00B25EBE">
        <w:rPr>
          <w:sz w:val="22"/>
          <w:szCs w:val="22"/>
          <w:lang w:val="es-ES_tradnl" w:eastAsia="ja-JP"/>
        </w:rPr>
        <w:t xml:space="preserve">n </w:t>
      </w:r>
      <w:r>
        <w:rPr>
          <w:sz w:val="22"/>
          <w:szCs w:val="22"/>
          <w:lang w:val="es-ES_tradnl" w:eastAsia="ja-JP"/>
        </w:rPr>
        <w:t>un</w:t>
      </w:r>
      <w:r w:rsidRPr="00B25EBE">
        <w:rPr>
          <w:sz w:val="22"/>
          <w:szCs w:val="22"/>
          <w:lang w:val="es-ES_tradnl" w:eastAsia="ja-JP"/>
        </w:rPr>
        <w:t xml:space="preserve"> lugar </w:t>
      </w:r>
      <w:r>
        <w:rPr>
          <w:sz w:val="22"/>
          <w:szCs w:val="22"/>
          <w:lang w:val="es-ES_tradnl" w:eastAsia="ja-JP"/>
        </w:rPr>
        <w:t xml:space="preserve">específico </w:t>
      </w:r>
      <w:r w:rsidRPr="00B25EBE">
        <w:rPr>
          <w:sz w:val="22"/>
          <w:szCs w:val="22"/>
          <w:lang w:val="es-ES_tradnl" w:eastAsia="ja-JP"/>
        </w:rPr>
        <w:t>de</w:t>
      </w:r>
      <w:ins w:id="398" w:author="614n" w:date="2013-04-03T22:49:00Z">
        <w:r w:rsidR="00D20C22">
          <w:rPr>
            <w:sz w:val="22"/>
            <w:szCs w:val="22"/>
            <w:lang w:val="es-ES_tradnl" w:eastAsia="ja-JP"/>
          </w:rPr>
          <w:t>l</w:t>
        </w:r>
      </w:ins>
      <w:r w:rsidRPr="00B25EBE">
        <w:rPr>
          <w:sz w:val="22"/>
          <w:szCs w:val="22"/>
          <w:lang w:val="es-ES_tradnl" w:eastAsia="ja-JP"/>
        </w:rPr>
        <w:t xml:space="preserve"> </w:t>
      </w:r>
      <w:del w:id="399" w:author="614n" w:date="2013-04-03T22:49:00Z">
        <w:r w:rsidRPr="00B25EBE" w:rsidDel="00D20C22">
          <w:rPr>
            <w:sz w:val="22"/>
            <w:szCs w:val="22"/>
            <w:lang w:val="es-ES_tradnl" w:eastAsia="ja-JP"/>
          </w:rPr>
          <w:delText xml:space="preserve">la </w:delText>
        </w:r>
      </w:del>
      <w:r w:rsidRPr="00B25EBE">
        <w:rPr>
          <w:sz w:val="22"/>
          <w:szCs w:val="22"/>
          <w:lang w:val="es-ES_tradnl" w:eastAsia="ja-JP"/>
        </w:rPr>
        <w:t>cual depende</w:t>
      </w:r>
      <w:r>
        <w:rPr>
          <w:sz w:val="22"/>
          <w:szCs w:val="22"/>
          <w:lang w:val="es-ES_tradnl" w:eastAsia="ja-JP"/>
        </w:rPr>
        <w:t xml:space="preserve"> la empresa</w:t>
      </w:r>
      <w:r w:rsidRPr="00B25EBE">
        <w:rPr>
          <w:sz w:val="22"/>
          <w:szCs w:val="22"/>
          <w:lang w:val="es-ES_tradnl" w:eastAsia="ja-JP"/>
        </w:rPr>
        <w:t>,</w:t>
      </w:r>
      <w:r>
        <w:rPr>
          <w:sz w:val="22"/>
          <w:szCs w:val="22"/>
          <w:lang w:val="es-ES_tradnl" w:eastAsia="ja-JP"/>
        </w:rPr>
        <w:t xml:space="preserve"> y</w:t>
      </w:r>
      <w:r w:rsidRPr="00B25EBE">
        <w:rPr>
          <w:sz w:val="22"/>
          <w:szCs w:val="22"/>
          <w:lang w:val="es-ES_tradnl" w:eastAsia="ja-JP"/>
        </w:rPr>
        <w:t xml:space="preserve"> desempeña l</w:t>
      </w:r>
      <w:r>
        <w:rPr>
          <w:sz w:val="22"/>
          <w:szCs w:val="22"/>
          <w:lang w:val="es-ES_tradnl" w:eastAsia="ja-JP"/>
        </w:rPr>
        <w:t>as mismas funciones que esta” (RAE, 2012)</w:t>
      </w:r>
      <w:r w:rsidRPr="00B25EBE">
        <w:rPr>
          <w:sz w:val="22"/>
          <w:szCs w:val="22"/>
          <w:lang w:val="es-ES_tradnl" w:eastAsia="ja-JP"/>
        </w:rPr>
        <w:t>.</w:t>
      </w:r>
      <w:r>
        <w:rPr>
          <w:sz w:val="22"/>
          <w:szCs w:val="22"/>
          <w:lang w:val="es-ES_tradnl" w:eastAsia="ja-JP"/>
        </w:rPr>
        <w:t xml:space="preserve"> Para una</w:t>
      </w:r>
      <w:r w:rsidRPr="00B25EBE">
        <w:rPr>
          <w:sz w:val="22"/>
          <w:szCs w:val="22"/>
          <w:lang w:val="es-ES_tradnl" w:eastAsia="ja-JP"/>
        </w:rPr>
        <w:t xml:space="preserve"> empresa le conviene tener más de una sucursal para captar más público.</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También se considera el concepto de los proveedores que son personas</w:t>
      </w:r>
      <w:ins w:id="400" w:author="614n" w:date="2013-04-03T22:56:00Z">
        <w:r w:rsidR="00D20C22">
          <w:rPr>
            <w:sz w:val="22"/>
            <w:szCs w:val="22"/>
            <w:lang w:val="es-ES_tradnl" w:eastAsia="ja-JP"/>
          </w:rPr>
          <w:t xml:space="preserve"> naturales</w:t>
        </w:r>
      </w:ins>
      <w:r>
        <w:rPr>
          <w:sz w:val="22"/>
          <w:szCs w:val="22"/>
          <w:lang w:val="es-ES_tradnl" w:eastAsia="ja-JP"/>
        </w:rPr>
        <w:t xml:space="preserve"> o </w:t>
      </w:r>
      <w:del w:id="401" w:author="614n" w:date="2013-04-03T22:56:00Z">
        <w:r w:rsidDel="00D20C22">
          <w:rPr>
            <w:sz w:val="22"/>
            <w:szCs w:val="22"/>
            <w:lang w:val="es-ES_tradnl" w:eastAsia="ja-JP"/>
          </w:rPr>
          <w:delText>empresas</w:delText>
        </w:r>
      </w:del>
      <w:ins w:id="402" w:author="614n" w:date="2013-04-03T22:56:00Z">
        <w:r w:rsidR="00D20C22">
          <w:rPr>
            <w:sz w:val="22"/>
            <w:szCs w:val="22"/>
            <w:lang w:val="es-ES_tradnl" w:eastAsia="ja-JP"/>
          </w:rPr>
          <w:t>jurídicas</w:t>
        </w:r>
      </w:ins>
      <w:r>
        <w:rPr>
          <w:sz w:val="22"/>
          <w:szCs w:val="22"/>
          <w:lang w:val="es-ES_tradnl" w:eastAsia="ja-JP"/>
        </w:rPr>
        <w:t xml:space="preserve"> </w:t>
      </w:r>
      <w:ins w:id="403" w:author="614n" w:date="2013-02-09T22:32:00Z">
        <w:r w:rsidR="003C6446">
          <w:rPr>
            <w:sz w:val="22"/>
            <w:szCs w:val="22"/>
            <w:lang w:val="es-ES_tradnl" w:eastAsia="ja-JP"/>
          </w:rPr>
          <w:t>que</w:t>
        </w:r>
      </w:ins>
      <w:del w:id="404" w:author="614n" w:date="2013-02-09T22:32:00Z">
        <w:r w:rsidDel="003C6446">
          <w:rPr>
            <w:sz w:val="22"/>
            <w:szCs w:val="22"/>
            <w:lang w:val="es-ES_tradnl" w:eastAsia="ja-JP"/>
          </w:rPr>
          <w:delText>y</w:delText>
        </w:r>
      </w:del>
      <w:r w:rsidRPr="00B25EBE">
        <w:rPr>
          <w:sz w:val="22"/>
          <w:szCs w:val="22"/>
          <w:lang w:val="es-ES_tradnl" w:eastAsia="ja-JP"/>
        </w:rPr>
        <w:t xml:space="preserve"> le </w:t>
      </w:r>
      <w:del w:id="405" w:author="614n" w:date="2013-02-09T22:32:00Z">
        <w:r w:rsidRPr="00B25EBE" w:rsidDel="003C6446">
          <w:rPr>
            <w:sz w:val="22"/>
            <w:szCs w:val="22"/>
            <w:lang w:val="es-ES_tradnl" w:eastAsia="ja-JP"/>
          </w:rPr>
          <w:delText xml:space="preserve">brindan </w:delText>
        </w:r>
      </w:del>
      <w:ins w:id="406" w:author="614n" w:date="2013-02-09T22:32:00Z">
        <w:r w:rsidR="003C6446">
          <w:rPr>
            <w:sz w:val="22"/>
            <w:szCs w:val="22"/>
            <w:lang w:val="es-ES_tradnl" w:eastAsia="ja-JP"/>
          </w:rPr>
          <w:t xml:space="preserve">proporciona </w:t>
        </w:r>
      </w:ins>
      <w:r w:rsidRPr="00B25EBE">
        <w:rPr>
          <w:sz w:val="22"/>
          <w:szCs w:val="22"/>
          <w:lang w:val="es-ES_tradnl" w:eastAsia="ja-JP"/>
        </w:rPr>
        <w:t xml:space="preserve">a la empresa </w:t>
      </w:r>
      <w:r>
        <w:rPr>
          <w:sz w:val="22"/>
          <w:szCs w:val="22"/>
          <w:lang w:val="es-ES_tradnl" w:eastAsia="ja-JP"/>
        </w:rPr>
        <w:t>insumos y/o productos que se necesita</w:t>
      </w:r>
      <w:ins w:id="407" w:author="614n" w:date="2013-04-03T21:59:00Z">
        <w:r w:rsidR="00647E50">
          <w:rPr>
            <w:sz w:val="22"/>
            <w:szCs w:val="22"/>
            <w:lang w:val="es-ES_tradnl" w:eastAsia="ja-JP"/>
          </w:rPr>
          <w:t>n</w:t>
        </w:r>
      </w:ins>
      <w:r>
        <w:rPr>
          <w:sz w:val="22"/>
          <w:szCs w:val="22"/>
          <w:lang w:val="es-ES_tradnl" w:eastAsia="ja-JP"/>
        </w:rPr>
        <w:t xml:space="preserve"> para el negocio.</w:t>
      </w:r>
      <w:r w:rsidRPr="00B25EBE">
        <w:rPr>
          <w:sz w:val="22"/>
          <w:szCs w:val="22"/>
          <w:lang w:val="es-ES_tradnl" w:eastAsia="ja-JP"/>
        </w:rPr>
        <w:t xml:space="preserve"> </w:t>
      </w:r>
      <w:r>
        <w:rPr>
          <w:sz w:val="22"/>
          <w:szCs w:val="22"/>
          <w:lang w:val="es-ES_tradnl" w:eastAsia="ja-JP"/>
        </w:rPr>
        <w:t>Por cada compra que se realiza con el  proveedor se genera el  documento de orden de compra,</w:t>
      </w:r>
      <w:r w:rsidRPr="00B25EBE">
        <w:rPr>
          <w:sz w:val="22"/>
          <w:szCs w:val="22"/>
          <w:lang w:val="es-ES_tradnl" w:eastAsia="ja-JP"/>
        </w:rPr>
        <w:t xml:space="preserve"> en el cual </w:t>
      </w:r>
      <w:r>
        <w:rPr>
          <w:sz w:val="22"/>
          <w:szCs w:val="22"/>
          <w:lang w:val="es-ES_tradnl" w:eastAsia="ja-JP"/>
        </w:rPr>
        <w:t xml:space="preserve">se </w:t>
      </w:r>
      <w:r w:rsidRPr="00B25EBE">
        <w:rPr>
          <w:sz w:val="22"/>
          <w:szCs w:val="22"/>
          <w:lang w:val="es-ES_tradnl" w:eastAsia="ja-JP"/>
        </w:rPr>
        <w:t>detall</w:t>
      </w:r>
      <w:r>
        <w:rPr>
          <w:sz w:val="22"/>
          <w:szCs w:val="22"/>
          <w:lang w:val="es-ES_tradnl" w:eastAsia="ja-JP"/>
        </w:rPr>
        <w:t>a</w:t>
      </w:r>
      <w:r w:rsidRPr="00B25EBE">
        <w:rPr>
          <w:sz w:val="22"/>
          <w:szCs w:val="22"/>
          <w:lang w:val="es-ES_tradnl" w:eastAsia="ja-JP"/>
        </w:rPr>
        <w:t xml:space="preserve"> los </w:t>
      </w:r>
      <w:r>
        <w:rPr>
          <w:sz w:val="22"/>
          <w:szCs w:val="22"/>
          <w:lang w:val="es-ES_tradnl" w:eastAsia="ja-JP"/>
        </w:rPr>
        <w:t>insumos</w:t>
      </w:r>
      <w:r w:rsidRPr="00B25EBE">
        <w:rPr>
          <w:sz w:val="22"/>
          <w:szCs w:val="22"/>
          <w:lang w:val="es-ES_tradnl" w:eastAsia="ja-JP"/>
        </w:rPr>
        <w:t xml:space="preserve"> que necesita</w:t>
      </w:r>
      <w:r>
        <w:rPr>
          <w:sz w:val="22"/>
          <w:szCs w:val="22"/>
          <w:lang w:val="es-ES_tradnl" w:eastAsia="ja-JP"/>
        </w:rPr>
        <w:t xml:space="preserve"> la empresa en una fecha determinada</w:t>
      </w:r>
      <w:r w:rsidRPr="00B25EBE">
        <w:rPr>
          <w:sz w:val="22"/>
          <w:szCs w:val="22"/>
          <w:lang w:val="es-ES_tradnl" w:eastAsia="ja-JP"/>
        </w:rPr>
        <w:t>.</w:t>
      </w:r>
    </w:p>
    <w:p w:rsidR="008E4E0F" w:rsidRDefault="008E4E0F" w:rsidP="008E4E0F">
      <w:pPr>
        <w:tabs>
          <w:tab w:val="num" w:pos="851"/>
        </w:tabs>
        <w:spacing w:line="276" w:lineRule="auto"/>
        <w:ind w:left="426"/>
        <w:rPr>
          <w:sz w:val="22"/>
          <w:szCs w:val="22"/>
          <w:lang w:val="es-ES_tradnl" w:eastAsia="ja-JP"/>
        </w:rPr>
      </w:pPr>
      <w:del w:id="408" w:author="614n" w:date="2013-04-03T22:57:00Z">
        <w:r w:rsidDel="00AE2D98">
          <w:rPr>
            <w:sz w:val="22"/>
            <w:szCs w:val="22"/>
            <w:lang w:val="es-ES_tradnl" w:eastAsia="ja-JP"/>
          </w:rPr>
          <w:delText>Adicionalmente o</w:delText>
        </w:r>
      </w:del>
      <w:ins w:id="409" w:author="614n" w:date="2013-04-03T22:57:00Z">
        <w:r w:rsidR="00AE2D98">
          <w:rPr>
            <w:sz w:val="22"/>
            <w:szCs w:val="22"/>
            <w:lang w:val="es-ES_tradnl" w:eastAsia="ja-JP"/>
          </w:rPr>
          <w:t>O</w:t>
        </w:r>
      </w:ins>
      <w:r>
        <w:rPr>
          <w:sz w:val="22"/>
          <w:szCs w:val="22"/>
          <w:lang w:val="es-ES_tradnl" w:eastAsia="ja-JP"/>
        </w:rPr>
        <w:t>tro concepto que se maneja en el negocio de cafeterías</w:t>
      </w:r>
      <w:ins w:id="410" w:author="614n" w:date="2013-02-09T21:59:00Z">
        <w:r w:rsidR="005D335B">
          <w:rPr>
            <w:sz w:val="22"/>
            <w:szCs w:val="22"/>
            <w:lang w:val="es-ES_tradnl" w:eastAsia="ja-JP"/>
          </w:rPr>
          <w:t xml:space="preserve"> son</w:t>
        </w:r>
      </w:ins>
      <w:del w:id="411" w:author="614n" w:date="2013-02-09T22:00:00Z">
        <w:r w:rsidDel="005D335B">
          <w:rPr>
            <w:sz w:val="22"/>
            <w:szCs w:val="22"/>
            <w:lang w:val="es-ES_tradnl" w:eastAsia="ja-JP"/>
          </w:rPr>
          <w:delText xml:space="preserve"> es el de </w:delText>
        </w:r>
      </w:del>
      <w:ins w:id="412" w:author="614n" w:date="2013-02-09T22:00:00Z">
        <w:r w:rsidR="005D335B">
          <w:rPr>
            <w:sz w:val="22"/>
            <w:szCs w:val="22"/>
            <w:lang w:val="es-ES_tradnl" w:eastAsia="ja-JP"/>
          </w:rPr>
          <w:t xml:space="preserve"> </w:t>
        </w:r>
      </w:ins>
      <w:r>
        <w:rPr>
          <w:sz w:val="22"/>
          <w:szCs w:val="22"/>
          <w:lang w:val="es-ES_tradnl" w:eastAsia="ja-JP"/>
        </w:rPr>
        <w:t>las notas de entrada,</w:t>
      </w:r>
      <w:ins w:id="413" w:author="614n" w:date="2013-02-09T22:00:00Z">
        <w:r w:rsidR="00BD62DC">
          <w:rPr>
            <w:sz w:val="22"/>
            <w:szCs w:val="22"/>
            <w:lang w:val="es-ES_tradnl" w:eastAsia="ja-JP"/>
          </w:rPr>
          <w:t xml:space="preserve"> </w:t>
        </w:r>
      </w:ins>
      <w:del w:id="414" w:author="614n" w:date="2013-02-09T22:00:00Z">
        <w:r w:rsidDel="00BD62DC">
          <w:rPr>
            <w:sz w:val="22"/>
            <w:szCs w:val="22"/>
            <w:lang w:val="es-ES_tradnl" w:eastAsia="ja-JP"/>
          </w:rPr>
          <w:delText xml:space="preserve"> </w:delText>
        </w:r>
        <w:r w:rsidDel="005D335B">
          <w:rPr>
            <w:sz w:val="22"/>
            <w:szCs w:val="22"/>
            <w:lang w:val="es-ES_tradnl" w:eastAsia="ja-JP"/>
          </w:rPr>
          <w:delText>que e</w:delText>
        </w:r>
        <w:r w:rsidRPr="00B25EBE" w:rsidDel="005D335B">
          <w:rPr>
            <w:sz w:val="22"/>
            <w:szCs w:val="22"/>
            <w:lang w:val="es-ES_tradnl" w:eastAsia="ja-JP"/>
          </w:rPr>
          <w:delText xml:space="preserve">s un </w:delText>
        </w:r>
      </w:del>
      <w:r w:rsidRPr="00B25EBE">
        <w:rPr>
          <w:sz w:val="22"/>
          <w:szCs w:val="22"/>
          <w:lang w:val="es-ES_tradnl" w:eastAsia="ja-JP"/>
        </w:rPr>
        <w:t>documento</w:t>
      </w:r>
      <w:r>
        <w:rPr>
          <w:sz w:val="22"/>
          <w:szCs w:val="22"/>
          <w:lang w:val="es-ES_tradnl" w:eastAsia="ja-JP"/>
        </w:rPr>
        <w:t xml:space="preserve"> que contiene información sobre el estado de los insumos y </w:t>
      </w:r>
      <w:r w:rsidRPr="00B25EBE">
        <w:rPr>
          <w:sz w:val="22"/>
          <w:szCs w:val="22"/>
          <w:lang w:val="es-ES_tradnl" w:eastAsia="ja-JP"/>
        </w:rPr>
        <w:t xml:space="preserve"> es generado </w:t>
      </w:r>
      <w:r>
        <w:rPr>
          <w:sz w:val="22"/>
          <w:szCs w:val="22"/>
          <w:lang w:val="es-ES_tradnl" w:eastAsia="ja-JP"/>
        </w:rPr>
        <w:t xml:space="preserve">cada vez </w:t>
      </w:r>
      <w:r w:rsidRPr="00B25EBE">
        <w:rPr>
          <w:sz w:val="22"/>
          <w:szCs w:val="22"/>
          <w:lang w:val="es-ES_tradnl" w:eastAsia="ja-JP"/>
        </w:rPr>
        <w:t xml:space="preserve"> que </w:t>
      </w:r>
      <w:r>
        <w:rPr>
          <w:sz w:val="22"/>
          <w:szCs w:val="22"/>
          <w:lang w:val="es-ES_tradnl" w:eastAsia="ja-JP"/>
        </w:rPr>
        <w:t>un conjunto de insumos ingresen</w:t>
      </w:r>
      <w:r w:rsidRPr="00B25EBE">
        <w:rPr>
          <w:sz w:val="22"/>
          <w:szCs w:val="22"/>
          <w:lang w:val="es-ES_tradnl" w:eastAsia="ja-JP"/>
        </w:rPr>
        <w:t xml:space="preserve"> al almacén.</w:t>
      </w:r>
      <w:r>
        <w:rPr>
          <w:sz w:val="22"/>
          <w:szCs w:val="22"/>
          <w:lang w:val="es-ES_tradnl" w:eastAsia="ja-JP"/>
        </w:rPr>
        <w:t xml:space="preserve"> Por ende, se p</w:t>
      </w:r>
      <w:r w:rsidRPr="00B25EBE">
        <w:rPr>
          <w:sz w:val="22"/>
          <w:szCs w:val="22"/>
          <w:lang w:val="es-ES_tradnl" w:eastAsia="ja-JP"/>
        </w:rPr>
        <w:t xml:space="preserve">uede </w:t>
      </w:r>
      <w:r>
        <w:rPr>
          <w:sz w:val="22"/>
          <w:szCs w:val="22"/>
          <w:lang w:val="es-ES_tradnl" w:eastAsia="ja-JP"/>
        </w:rPr>
        <w:t xml:space="preserve">registrar para una </w:t>
      </w:r>
      <w:r w:rsidRPr="00B25EBE">
        <w:rPr>
          <w:sz w:val="22"/>
          <w:szCs w:val="22"/>
          <w:lang w:val="es-ES_tradnl" w:eastAsia="ja-JP"/>
        </w:rPr>
        <w:t>orden de compra</w:t>
      </w:r>
      <w:r>
        <w:rPr>
          <w:sz w:val="22"/>
          <w:szCs w:val="22"/>
          <w:lang w:val="es-ES_tradnl" w:eastAsia="ja-JP"/>
        </w:rPr>
        <w:t>,</w:t>
      </w:r>
      <w:r w:rsidRPr="00B25EBE">
        <w:rPr>
          <w:sz w:val="22"/>
          <w:szCs w:val="22"/>
          <w:lang w:val="es-ES_tradnl" w:eastAsia="ja-JP"/>
        </w:rPr>
        <w:t xml:space="preserve"> </w:t>
      </w:r>
      <w:r>
        <w:rPr>
          <w:sz w:val="22"/>
          <w:szCs w:val="22"/>
          <w:lang w:val="es-ES_tradnl" w:eastAsia="ja-JP"/>
        </w:rPr>
        <w:t xml:space="preserve">entre </w:t>
      </w:r>
      <w:r w:rsidRPr="00B25EBE">
        <w:rPr>
          <w:sz w:val="22"/>
          <w:szCs w:val="22"/>
          <w:lang w:val="es-ES_tradnl" w:eastAsia="ja-JP"/>
        </w:rPr>
        <w:t xml:space="preserve">una o </w:t>
      </w:r>
      <w:r>
        <w:rPr>
          <w:sz w:val="22"/>
          <w:szCs w:val="22"/>
          <w:lang w:val="es-ES_tradnl" w:eastAsia="ja-JP"/>
        </w:rPr>
        <w:t>muchas</w:t>
      </w:r>
      <w:r w:rsidRPr="00B25EBE">
        <w:rPr>
          <w:sz w:val="22"/>
          <w:szCs w:val="22"/>
          <w:lang w:val="es-ES_tradnl" w:eastAsia="ja-JP"/>
        </w:rPr>
        <w:t xml:space="preserve"> notas de entrada</w:t>
      </w:r>
      <w:r>
        <w:rPr>
          <w:sz w:val="22"/>
          <w:szCs w:val="22"/>
          <w:lang w:val="es-ES_tradnl" w:eastAsia="ja-JP"/>
        </w:rPr>
        <w:t xml:space="preserve"> que especifica la cantidad de insumos que entra al almacén en una fecha determinada</w:t>
      </w:r>
      <w:r w:rsidRPr="00B25EBE">
        <w:rPr>
          <w:sz w:val="22"/>
          <w:szCs w:val="22"/>
          <w:lang w:val="es-ES_tradnl" w:eastAsia="ja-JP"/>
        </w:rPr>
        <w:t>.</w:t>
      </w:r>
      <w:r w:rsidRPr="008E4E0F">
        <w:rPr>
          <w:sz w:val="22"/>
          <w:szCs w:val="22"/>
          <w:lang w:val="es-ES_tradnl" w:eastAsia="ja-JP"/>
        </w:rPr>
        <w:t xml:space="preserve"> </w:t>
      </w:r>
    </w:p>
    <w:p w:rsidR="008E4E0F" w:rsidRP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Por último, el concepto de promociones en el negocio de cafeterías se refiere a </w:t>
      </w:r>
      <w:ins w:id="415" w:author="614n" w:date="2013-04-03T23:00:00Z">
        <w:r w:rsidR="00AE2D98">
          <w:rPr>
            <w:sz w:val="22"/>
            <w:szCs w:val="22"/>
            <w:lang w:val="es-ES_tradnl" w:eastAsia="ja-JP"/>
          </w:rPr>
          <w:t xml:space="preserve">proporcionar </w:t>
        </w:r>
      </w:ins>
      <w:del w:id="416" w:author="614n" w:date="2013-04-03T23:00:00Z">
        <w:r w:rsidDel="00AE2D98">
          <w:rPr>
            <w:sz w:val="22"/>
            <w:szCs w:val="22"/>
            <w:lang w:val="es-ES_tradnl" w:eastAsia="ja-JP"/>
          </w:rPr>
          <w:delText xml:space="preserve">ofrecer </w:delText>
        </w:r>
      </w:del>
      <w:r>
        <w:rPr>
          <w:sz w:val="22"/>
          <w:szCs w:val="22"/>
          <w:lang w:val="es-ES_tradnl" w:eastAsia="ja-JP"/>
        </w:rPr>
        <w:t xml:space="preserve">ofertas especiales de los productos que ofrece </w:t>
      </w:r>
      <w:del w:id="417" w:author="614n" w:date="2013-04-03T23:00:00Z">
        <w:r w:rsidDel="00AE2D98">
          <w:rPr>
            <w:sz w:val="22"/>
            <w:szCs w:val="22"/>
            <w:lang w:val="es-ES_tradnl" w:eastAsia="ja-JP"/>
          </w:rPr>
          <w:delText xml:space="preserve"> </w:delText>
        </w:r>
      </w:del>
      <w:r>
        <w:rPr>
          <w:sz w:val="22"/>
          <w:szCs w:val="22"/>
          <w:lang w:val="es-ES_tradnl" w:eastAsia="ja-JP"/>
        </w:rPr>
        <w:t xml:space="preserve">y se venden a menor precio a los clientes. En el negocio de cafeterías </w:t>
      </w:r>
      <w:del w:id="418" w:author="614n" w:date="2013-04-03T23:04:00Z">
        <w:r w:rsidDel="00AE2D98">
          <w:rPr>
            <w:sz w:val="22"/>
            <w:szCs w:val="22"/>
            <w:lang w:val="es-ES_tradnl" w:eastAsia="ja-JP"/>
          </w:rPr>
          <w:delText xml:space="preserve">estas </w:delText>
        </w:r>
      </w:del>
      <w:ins w:id="419" w:author="614n" w:date="2013-04-03T23:04:00Z">
        <w:r w:rsidR="00AE2D98">
          <w:rPr>
            <w:sz w:val="22"/>
            <w:szCs w:val="22"/>
            <w:lang w:val="es-ES_tradnl" w:eastAsia="ja-JP"/>
          </w:rPr>
          <w:t xml:space="preserve">las </w:t>
        </w:r>
      </w:ins>
      <w:r>
        <w:rPr>
          <w:sz w:val="22"/>
          <w:szCs w:val="22"/>
          <w:lang w:val="es-ES_tradnl" w:eastAsia="ja-JP"/>
        </w:rPr>
        <w:t xml:space="preserve">promociones </w:t>
      </w:r>
      <w:ins w:id="420" w:author="614n" w:date="2013-04-03T23:04:00Z">
        <w:r w:rsidR="00AE2D98">
          <w:rPr>
            <w:sz w:val="22"/>
            <w:szCs w:val="22"/>
            <w:lang w:val="es-ES_tradnl" w:eastAsia="ja-JP"/>
          </w:rPr>
          <w:t>tienen condiciones</w:t>
        </w:r>
      </w:ins>
      <w:ins w:id="421" w:author="614n" w:date="2013-04-03T23:07:00Z">
        <w:r w:rsidR="00AE2D98">
          <w:rPr>
            <w:sz w:val="22"/>
            <w:szCs w:val="22"/>
            <w:lang w:val="es-ES_tradnl" w:eastAsia="ja-JP"/>
          </w:rPr>
          <w:t xml:space="preserve">, además, solo es por </w:t>
        </w:r>
        <w:r w:rsidR="00B40C3E">
          <w:rPr>
            <w:sz w:val="22"/>
            <w:szCs w:val="22"/>
            <w:lang w:val="es-ES_tradnl" w:eastAsia="ja-JP"/>
          </w:rPr>
          <w:t>un tiempo determinado</w:t>
        </w:r>
      </w:ins>
      <w:del w:id="422" w:author="614n" w:date="2013-04-03T23:07:00Z">
        <w:r w:rsidDel="00B40C3E">
          <w:rPr>
            <w:sz w:val="22"/>
            <w:szCs w:val="22"/>
            <w:lang w:val="es-ES_tradnl" w:eastAsia="ja-JP"/>
          </w:rPr>
          <w:delText>duran para un periodo determinado</w:delText>
        </w:r>
      </w:del>
      <w:r>
        <w:rPr>
          <w:sz w:val="22"/>
          <w:szCs w:val="22"/>
          <w:lang w:val="es-ES_tradnl" w:eastAsia="ja-JP"/>
        </w:rPr>
        <w:t xml:space="preserve"> y se pueden aplicar para una determinada sucursal o para todas las sucursales. </w:t>
      </w:r>
    </w:p>
    <w:p w:rsidR="008E4E0F" w:rsidRPr="008E4E0F" w:rsidRDefault="008E4E0F" w:rsidP="008E4E0F">
      <w:pPr>
        <w:tabs>
          <w:tab w:val="num" w:pos="851"/>
        </w:tabs>
        <w:spacing w:line="276" w:lineRule="auto"/>
        <w:ind w:left="426"/>
        <w:rPr>
          <w:sz w:val="22"/>
          <w:szCs w:val="22"/>
          <w:lang w:val="es-ES_tradnl" w:eastAsia="ja-JP"/>
        </w:rPr>
      </w:pPr>
    </w:p>
    <w:p w:rsidR="008E4E0F" w:rsidRPr="008E4E0F" w:rsidRDefault="008E4E0F" w:rsidP="008E4E0F">
      <w:pPr>
        <w:tabs>
          <w:tab w:val="num" w:pos="851"/>
        </w:tabs>
        <w:spacing w:line="276" w:lineRule="auto"/>
        <w:ind w:left="426"/>
        <w:rPr>
          <w:b/>
          <w:sz w:val="22"/>
          <w:szCs w:val="22"/>
          <w:lang w:val="es-ES_tradnl" w:eastAsia="ja-JP"/>
        </w:rPr>
      </w:pPr>
      <w:r w:rsidRPr="008E4E0F">
        <w:rPr>
          <w:b/>
          <w:sz w:val="22"/>
          <w:szCs w:val="22"/>
          <w:lang w:val="es-ES_tradnl" w:eastAsia="ja-JP"/>
        </w:rPr>
        <w:t>Roles del Negocio</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Para </w:t>
      </w:r>
      <w:del w:id="423" w:author="614n" w:date="2013-04-03T23:44:00Z">
        <w:r w:rsidDel="00E23420">
          <w:rPr>
            <w:sz w:val="22"/>
            <w:szCs w:val="22"/>
            <w:lang w:val="es-ES_tradnl" w:eastAsia="ja-JP"/>
          </w:rPr>
          <w:delText xml:space="preserve">conocer </w:delText>
        </w:r>
      </w:del>
      <w:ins w:id="424" w:author="614n" w:date="2013-04-03T23:44:00Z">
        <w:r w:rsidR="00E23420">
          <w:rPr>
            <w:sz w:val="22"/>
            <w:szCs w:val="22"/>
            <w:lang w:val="es-ES_tradnl" w:eastAsia="ja-JP"/>
          </w:rPr>
          <w:t xml:space="preserve">entender </w:t>
        </w:r>
      </w:ins>
      <w:r>
        <w:rPr>
          <w:sz w:val="22"/>
          <w:szCs w:val="22"/>
          <w:lang w:val="es-ES_tradnl" w:eastAsia="ja-JP"/>
        </w:rPr>
        <w:t xml:space="preserve">bien el negocio de cafeterías es necesario conocer los distintos perfiles que están </w:t>
      </w:r>
      <w:del w:id="425" w:author="614n" w:date="2013-04-03T23:44:00Z">
        <w:r w:rsidDel="00E23420">
          <w:rPr>
            <w:sz w:val="22"/>
            <w:szCs w:val="22"/>
            <w:lang w:val="es-ES_tradnl" w:eastAsia="ja-JP"/>
          </w:rPr>
          <w:delText>en el negocio</w:delText>
        </w:r>
      </w:del>
      <w:ins w:id="426" w:author="614n" w:date="2013-04-03T23:44:00Z">
        <w:r w:rsidR="00E23420">
          <w:rPr>
            <w:sz w:val="22"/>
            <w:szCs w:val="22"/>
            <w:lang w:val="es-ES_tradnl" w:eastAsia="ja-JP"/>
          </w:rPr>
          <w:t>presentes en el negocio</w:t>
        </w:r>
      </w:ins>
      <w:r>
        <w:rPr>
          <w:sz w:val="22"/>
          <w:szCs w:val="22"/>
          <w:lang w:val="es-ES_tradnl" w:eastAsia="ja-JP"/>
        </w:rPr>
        <w:t>. El principal es el gerente, que se encarga de administrar</w:t>
      </w:r>
      <w:del w:id="427" w:author="614n" w:date="2013-04-03T23:45:00Z">
        <w:r w:rsidDel="00E23420">
          <w:rPr>
            <w:sz w:val="22"/>
            <w:szCs w:val="22"/>
            <w:lang w:val="es-ES_tradnl" w:eastAsia="ja-JP"/>
          </w:rPr>
          <w:delText xml:space="preserve"> el negocio  y</w:delText>
        </w:r>
      </w:del>
      <w:ins w:id="428" w:author="614n" w:date="2013-04-03T23:45:00Z">
        <w:r w:rsidR="00E23420">
          <w:rPr>
            <w:sz w:val="22"/>
            <w:szCs w:val="22"/>
            <w:lang w:val="es-ES_tradnl" w:eastAsia="ja-JP"/>
          </w:rPr>
          <w:t xml:space="preserve"> y </w:t>
        </w:r>
      </w:ins>
      <w:del w:id="429" w:author="614n" w:date="2013-04-03T23:45:00Z">
        <w:r w:rsidDel="00E23420">
          <w:rPr>
            <w:sz w:val="22"/>
            <w:szCs w:val="22"/>
            <w:lang w:val="es-ES_tradnl" w:eastAsia="ja-JP"/>
          </w:rPr>
          <w:delText xml:space="preserve"> </w:delText>
        </w:r>
      </w:del>
      <w:r>
        <w:rPr>
          <w:sz w:val="22"/>
          <w:szCs w:val="22"/>
          <w:lang w:val="es-ES_tradnl" w:eastAsia="ja-JP"/>
        </w:rPr>
        <w:t>está a cargo de la dirección de alguna organización o parte de ella. (CASTELLANOS, 2011). El negocio puede estar conformado por un gerente</w:t>
      </w:r>
      <w:ins w:id="430" w:author="614n" w:date="2013-04-03T23:49:00Z">
        <w:r w:rsidR="009F1825">
          <w:rPr>
            <w:sz w:val="22"/>
            <w:szCs w:val="22"/>
            <w:lang w:val="es-ES_tradnl" w:eastAsia="ja-JP"/>
          </w:rPr>
          <w:t xml:space="preserve"> o por accionistas</w:t>
        </w:r>
      </w:ins>
      <w:r>
        <w:rPr>
          <w:sz w:val="22"/>
          <w:szCs w:val="22"/>
          <w:lang w:val="es-ES_tradnl" w:eastAsia="ja-JP"/>
        </w:rPr>
        <w:t xml:space="preserve"> que </w:t>
      </w:r>
      <w:del w:id="431" w:author="614n" w:date="2013-04-03T23:50:00Z">
        <w:r w:rsidDel="009F1825">
          <w:rPr>
            <w:sz w:val="22"/>
            <w:szCs w:val="22"/>
            <w:lang w:val="es-ES_tradnl" w:eastAsia="ja-JP"/>
          </w:rPr>
          <w:delText xml:space="preserve">es </w:delText>
        </w:r>
      </w:del>
      <w:ins w:id="432" w:author="614n" w:date="2013-04-03T23:50:00Z">
        <w:r w:rsidR="009F1825">
          <w:rPr>
            <w:sz w:val="22"/>
            <w:szCs w:val="22"/>
            <w:lang w:val="es-ES_tradnl" w:eastAsia="ja-JP"/>
          </w:rPr>
          <w:t xml:space="preserve">son </w:t>
        </w:r>
      </w:ins>
      <w:r>
        <w:rPr>
          <w:sz w:val="22"/>
          <w:szCs w:val="22"/>
          <w:lang w:val="es-ES_tradnl" w:eastAsia="ja-JP"/>
        </w:rPr>
        <w:t>la</w:t>
      </w:r>
      <w:ins w:id="433" w:author="614n" w:date="2013-04-03T23:50:00Z">
        <w:r w:rsidR="009F1825">
          <w:rPr>
            <w:sz w:val="22"/>
            <w:szCs w:val="22"/>
            <w:lang w:val="es-ES_tradnl" w:eastAsia="ja-JP"/>
          </w:rPr>
          <w:t>s</w:t>
        </w:r>
      </w:ins>
      <w:r>
        <w:rPr>
          <w:sz w:val="22"/>
          <w:szCs w:val="22"/>
          <w:lang w:val="es-ES_tradnl" w:eastAsia="ja-JP"/>
        </w:rPr>
        <w:t xml:space="preserve"> persona</w:t>
      </w:r>
      <w:ins w:id="434" w:author="614n" w:date="2013-04-03T23:50:00Z">
        <w:r w:rsidR="009F1825">
          <w:rPr>
            <w:sz w:val="22"/>
            <w:szCs w:val="22"/>
            <w:lang w:val="es-ES_tradnl" w:eastAsia="ja-JP"/>
          </w:rPr>
          <w:t>s</w:t>
        </w:r>
      </w:ins>
      <w:r>
        <w:rPr>
          <w:sz w:val="22"/>
          <w:szCs w:val="22"/>
          <w:lang w:val="es-ES_tradnl" w:eastAsia="ja-JP"/>
        </w:rPr>
        <w:t xml:space="preserve"> encargada</w:t>
      </w:r>
      <w:ins w:id="435" w:author="614n" w:date="2013-04-03T23:50:00Z">
        <w:r w:rsidR="009F1825">
          <w:rPr>
            <w:sz w:val="22"/>
            <w:szCs w:val="22"/>
            <w:lang w:val="es-ES_tradnl" w:eastAsia="ja-JP"/>
          </w:rPr>
          <w:t>s</w:t>
        </w:r>
      </w:ins>
      <w:r>
        <w:rPr>
          <w:sz w:val="22"/>
          <w:szCs w:val="22"/>
          <w:lang w:val="es-ES_tradnl" w:eastAsia="ja-JP"/>
        </w:rPr>
        <w:t xml:space="preserve"> de tomar decisiones importantes a la empresa</w:t>
      </w:r>
      <w:del w:id="436" w:author="614n" w:date="2013-04-03T23:42:00Z">
        <w:r w:rsidDel="00E23420">
          <w:rPr>
            <w:sz w:val="22"/>
            <w:szCs w:val="22"/>
            <w:lang w:val="es-ES_tradnl" w:eastAsia="ja-JP"/>
          </w:rPr>
          <w:delText>.</w:delText>
        </w:r>
      </w:del>
      <w:ins w:id="437" w:author="614n" w:date="2013-04-03T23:50:00Z">
        <w:r w:rsidR="009F1825">
          <w:rPr>
            <w:sz w:val="22"/>
            <w:szCs w:val="22"/>
            <w:lang w:val="es-ES_tradnl" w:eastAsia="ja-JP"/>
          </w:rPr>
          <w:t>.</w:t>
        </w:r>
      </w:ins>
      <w:del w:id="438" w:author="614n" w:date="2013-04-03T23:49:00Z">
        <w:r w:rsidDel="009F1825">
          <w:rPr>
            <w:sz w:val="22"/>
            <w:szCs w:val="22"/>
            <w:lang w:val="es-ES_tradnl" w:eastAsia="ja-JP"/>
          </w:rPr>
          <w:delText xml:space="preserve">, pero puede contar con accionistas. </w:delText>
        </w:r>
      </w:del>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En las diversas sucursales se cuenta con el administrador, quien es la persona que se encarga de administrar</w:t>
      </w:r>
      <w:del w:id="439" w:author="614n" w:date="2013-04-03T23:39:00Z">
        <w:r w:rsidDel="00E23420">
          <w:rPr>
            <w:sz w:val="22"/>
            <w:szCs w:val="22"/>
            <w:lang w:val="es-ES_tradnl" w:eastAsia="ja-JP"/>
          </w:rPr>
          <w:delText>la</w:delText>
        </w:r>
      </w:del>
      <w:r>
        <w:rPr>
          <w:sz w:val="22"/>
          <w:szCs w:val="22"/>
          <w:lang w:val="es-ES_tradnl" w:eastAsia="ja-JP"/>
        </w:rPr>
        <w:t xml:space="preserve"> e informa</w:t>
      </w:r>
      <w:ins w:id="440" w:author="614n" w:date="2013-04-03T23:39:00Z">
        <w:r w:rsidR="00E23420">
          <w:rPr>
            <w:sz w:val="22"/>
            <w:szCs w:val="22"/>
            <w:lang w:val="es-ES_tradnl" w:eastAsia="ja-JP"/>
          </w:rPr>
          <w:t>r</w:t>
        </w:r>
      </w:ins>
      <w:r>
        <w:rPr>
          <w:sz w:val="22"/>
          <w:szCs w:val="22"/>
          <w:lang w:val="es-ES_tradnl" w:eastAsia="ja-JP"/>
        </w:rPr>
        <w:t xml:space="preserve"> </w:t>
      </w:r>
      <w:del w:id="441" w:author="614n" w:date="2013-04-03T23:39:00Z">
        <w:r w:rsidDel="00E23420">
          <w:rPr>
            <w:sz w:val="22"/>
            <w:szCs w:val="22"/>
            <w:lang w:val="es-ES_tradnl" w:eastAsia="ja-JP"/>
          </w:rPr>
          <w:delText>d</w:delText>
        </w:r>
      </w:del>
      <w:r>
        <w:rPr>
          <w:sz w:val="22"/>
          <w:szCs w:val="22"/>
          <w:lang w:val="es-ES_tradnl" w:eastAsia="ja-JP"/>
        </w:rPr>
        <w:t>el estado de las ventas de la sucursal encargada al gerente</w:t>
      </w:r>
      <w:ins w:id="442" w:author="614n" w:date="2013-04-03T23:38:00Z">
        <w:r w:rsidR="000A4709">
          <w:rPr>
            <w:sz w:val="22"/>
            <w:szCs w:val="22"/>
            <w:lang w:val="es-ES_tradnl" w:eastAsia="ja-JP"/>
          </w:rPr>
          <w:t xml:space="preserve"> de la empresa</w:t>
        </w:r>
      </w:ins>
      <w:r>
        <w:rPr>
          <w:sz w:val="22"/>
          <w:szCs w:val="22"/>
          <w:lang w:val="es-ES_tradnl" w:eastAsia="ja-JP"/>
        </w:rPr>
        <w:t>. Con esta información, el gerente puede tomar decisiones acerca del negocio para una sucursal específica. Otra persona que se puede ver en el negocio de cafeterías son las meseras o recepcionistas que están siempre en contacto con el cliente, se encargan principalmente de tomar las órdenes de los clientes, atenderlos y registrar una venta.</w:t>
      </w:r>
    </w:p>
    <w:p w:rsidR="008E4E0F" w:rsidRDefault="008E4E0F" w:rsidP="008E4E0F">
      <w:pPr>
        <w:tabs>
          <w:tab w:val="num" w:pos="851"/>
        </w:tabs>
        <w:spacing w:line="276" w:lineRule="auto"/>
        <w:ind w:left="426"/>
        <w:rPr>
          <w:sz w:val="22"/>
          <w:szCs w:val="22"/>
          <w:lang w:val="es-ES_tradnl" w:eastAsia="ja-JP"/>
        </w:rPr>
      </w:pP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Por otra parte, la empresa cuenta con el área de compras, en esta área se encuentra el supervisor de logística, cuya labor es generar órdenes de compra.  </w:t>
      </w:r>
      <w:r>
        <w:rPr>
          <w:sz w:val="22"/>
          <w:szCs w:val="22"/>
          <w:lang w:val="es-ES_tradnl" w:eastAsia="ja-JP"/>
        </w:rPr>
        <w:lastRenderedPageBreak/>
        <w:t>Finalmente, el supervisor de almacén es la persona encargada de tener el registro de los diferentes insumos que entra al almacén.</w:t>
      </w:r>
    </w:p>
    <w:p w:rsidR="00370C98" w:rsidRDefault="00370C98" w:rsidP="008E4E0F">
      <w:pPr>
        <w:tabs>
          <w:tab w:val="num" w:pos="851"/>
        </w:tabs>
        <w:spacing w:line="276" w:lineRule="auto"/>
        <w:ind w:left="426"/>
        <w:rPr>
          <w:sz w:val="22"/>
          <w:szCs w:val="22"/>
          <w:lang w:val="es-ES_tradnl" w:eastAsia="ja-JP"/>
        </w:rPr>
      </w:pPr>
    </w:p>
    <w:p w:rsidR="00370C98" w:rsidRDefault="00370C98" w:rsidP="00370C98">
      <w:pPr>
        <w:pStyle w:val="Ttulo2"/>
        <w:numPr>
          <w:ilvl w:val="1"/>
          <w:numId w:val="6"/>
        </w:numPr>
        <w:ind w:left="426" w:hanging="426"/>
        <w:rPr>
          <w:color w:val="auto"/>
          <w:sz w:val="24"/>
          <w:szCs w:val="24"/>
          <w:lang w:val="es-PE"/>
        </w:rPr>
      </w:pPr>
      <w:bookmarkStart w:id="443" w:name="_Toc342249972"/>
      <w:r w:rsidRPr="00370C98">
        <w:rPr>
          <w:color w:val="auto"/>
          <w:sz w:val="24"/>
          <w:szCs w:val="24"/>
          <w:lang w:val="es-PE"/>
        </w:rPr>
        <w:t>Estado del Arte</w:t>
      </w:r>
      <w:bookmarkEnd w:id="443"/>
    </w:p>
    <w:p w:rsidR="00370C98" w:rsidRPr="00370C98" w:rsidRDefault="00370C98" w:rsidP="00370C98">
      <w:pPr>
        <w:rPr>
          <w:lang w:val="es-PE"/>
        </w:rPr>
      </w:pPr>
    </w:p>
    <w:p w:rsidR="00370C98" w:rsidRPr="00370C98" w:rsidRDefault="00370C98" w:rsidP="00370C98">
      <w:pPr>
        <w:tabs>
          <w:tab w:val="num" w:pos="851"/>
        </w:tabs>
        <w:spacing w:line="276" w:lineRule="auto"/>
        <w:ind w:left="426"/>
        <w:rPr>
          <w:sz w:val="22"/>
          <w:szCs w:val="22"/>
          <w:lang w:val="es-ES_tradnl" w:eastAsia="ja-JP"/>
        </w:rPr>
      </w:pPr>
      <w:r w:rsidRPr="00370C98">
        <w:rPr>
          <w:sz w:val="22"/>
          <w:szCs w:val="22"/>
          <w:lang w:val="es-ES_tradnl" w:eastAsia="ja-JP"/>
        </w:rPr>
        <w:t xml:space="preserve">En esta parte se presenta soluciones actuales que existen en el mercado para cadenas de cafeterías y la comunicación entre los locales que posee. </w:t>
      </w:r>
    </w:p>
    <w:p w:rsidR="00370C98" w:rsidRDefault="00370C98" w:rsidP="008E4E0F">
      <w:pPr>
        <w:tabs>
          <w:tab w:val="num" w:pos="851"/>
        </w:tabs>
        <w:spacing w:line="276" w:lineRule="auto"/>
        <w:ind w:left="426"/>
        <w:rPr>
          <w:sz w:val="22"/>
          <w:szCs w:val="22"/>
          <w:lang w:val="es-ES_tradnl" w:eastAsia="ja-JP"/>
        </w:rPr>
      </w:pPr>
    </w:p>
    <w:p w:rsidR="00370C98" w:rsidRPr="00C962B1" w:rsidRDefault="00370C98" w:rsidP="00C962B1">
      <w:pPr>
        <w:pStyle w:val="Prrafodelista"/>
        <w:numPr>
          <w:ilvl w:val="2"/>
          <w:numId w:val="6"/>
        </w:numPr>
        <w:ind w:left="567" w:hanging="425"/>
        <w:outlineLvl w:val="2"/>
        <w:rPr>
          <w:rFonts w:asciiTheme="minorHAnsi" w:hAnsiTheme="minorHAnsi" w:cstheme="minorHAnsi"/>
          <w:b/>
          <w:lang w:val="es-ES_tradnl" w:eastAsia="ja-JP"/>
        </w:rPr>
      </w:pPr>
      <w:bookmarkStart w:id="444" w:name="_Toc342249973"/>
      <w:r w:rsidRPr="00C962B1">
        <w:rPr>
          <w:rFonts w:asciiTheme="minorHAnsi" w:hAnsiTheme="minorHAnsi" w:cstheme="minorHAnsi"/>
          <w:b/>
          <w:lang w:val="es-ES_tradnl" w:eastAsia="ja-JP"/>
        </w:rPr>
        <w:t>Solución Starbucks</w:t>
      </w:r>
      <w:bookmarkEnd w:id="444"/>
    </w:p>
    <w:p w:rsidR="00370C98" w:rsidDel="003C6446" w:rsidRDefault="00370C98" w:rsidP="008E4E0F">
      <w:pPr>
        <w:tabs>
          <w:tab w:val="num" w:pos="851"/>
        </w:tabs>
        <w:spacing w:line="276" w:lineRule="auto"/>
        <w:ind w:left="426"/>
        <w:rPr>
          <w:del w:id="445" w:author="614n" w:date="2013-02-09T22:33:00Z"/>
          <w:sz w:val="22"/>
          <w:szCs w:val="22"/>
          <w:lang w:val="es-ES_tradnl" w:eastAsia="ja-JP"/>
        </w:rPr>
      </w:pPr>
    </w:p>
    <w:p w:rsidR="00370C98" w:rsidRDefault="00370C98" w:rsidP="00370C98">
      <w:pPr>
        <w:tabs>
          <w:tab w:val="num" w:pos="851"/>
        </w:tabs>
        <w:spacing w:line="276" w:lineRule="auto"/>
        <w:ind w:left="426"/>
        <w:rPr>
          <w:sz w:val="22"/>
          <w:szCs w:val="22"/>
          <w:lang w:val="es-ES_tradnl" w:eastAsia="ja-JP"/>
        </w:rPr>
      </w:pPr>
      <w:r w:rsidRPr="00103D21">
        <w:rPr>
          <w:sz w:val="22"/>
          <w:szCs w:val="22"/>
          <w:lang w:val="es-ES_tradnl" w:eastAsia="ja-JP"/>
        </w:rPr>
        <w:t>Una de las soluciones que existe se puede observar es la solución que está planteada en la famosa cadena STARBUCKS</w:t>
      </w:r>
      <w:ins w:id="446" w:author="614n" w:date="2013-04-03T20:34:00Z">
        <w:r w:rsidR="00F47A6B">
          <w:rPr>
            <w:sz w:val="22"/>
            <w:szCs w:val="22"/>
            <w:lang w:val="es-ES_tradnl" w:eastAsia="ja-JP"/>
          </w:rPr>
          <w:t xml:space="preserve"> que </w:t>
        </w:r>
      </w:ins>
      <w:del w:id="447" w:author="614n" w:date="2013-04-03T20:34:00Z">
        <w:r w:rsidRPr="00103D21" w:rsidDel="00F47A6B">
          <w:rPr>
            <w:sz w:val="22"/>
            <w:szCs w:val="22"/>
            <w:lang w:val="es-ES_tradnl" w:eastAsia="ja-JP"/>
          </w:rPr>
          <w:delText xml:space="preserve">, como se sabe STARBUCKS </w:delText>
        </w:r>
      </w:del>
      <w:r w:rsidRPr="00103D21">
        <w:rPr>
          <w:sz w:val="22"/>
          <w:szCs w:val="22"/>
          <w:lang w:val="es-ES_tradnl" w:eastAsia="ja-JP"/>
        </w:rPr>
        <w:t xml:space="preserve">tiene más de 5200 sucursales a nivel mundial (ESKER, 2008). Este gran avance en su mercado se debe gracias </w:t>
      </w:r>
      <w:r w:rsidRPr="002F5268">
        <w:rPr>
          <w:sz w:val="22"/>
          <w:szCs w:val="22"/>
          <w:lang w:val="es-ES_tradnl" w:eastAsia="ja-JP"/>
        </w:rPr>
        <w:t>a un sistema</w:t>
      </w:r>
      <w:r w:rsidRPr="006A62F5">
        <w:rPr>
          <w:sz w:val="22"/>
          <w:szCs w:val="22"/>
          <w:lang w:val="es-ES_tradnl" w:eastAsia="ja-JP"/>
        </w:rPr>
        <w:t xml:space="preserve"> de información que está </w:t>
      </w:r>
      <w:r w:rsidRPr="002B1D2E">
        <w:rPr>
          <w:sz w:val="22"/>
          <w:szCs w:val="22"/>
          <w:lang w:val="es-ES_tradnl" w:eastAsia="ja-JP"/>
        </w:rPr>
        <w:t xml:space="preserve"> incorporado en todas las sucursales.</w:t>
      </w:r>
      <w:r w:rsidRPr="002400C9">
        <w:rPr>
          <w:sz w:val="22"/>
          <w:szCs w:val="22"/>
          <w:lang w:val="es-ES_tradnl" w:eastAsia="ja-JP"/>
        </w:rPr>
        <w:t xml:space="preserve"> Además, la empresa cuenta con la plataforma de Esker, que es una compañía que se encarga de brindar soluciones </w:t>
      </w:r>
      <w:r w:rsidRPr="00C9671F">
        <w:rPr>
          <w:sz w:val="22"/>
          <w:szCs w:val="22"/>
          <w:lang w:val="es-ES_tradnl" w:eastAsia="ja-JP"/>
        </w:rPr>
        <w:t xml:space="preserve">tecnológicas. </w:t>
      </w:r>
      <w:r w:rsidRPr="008B4D26">
        <w:rPr>
          <w:sz w:val="22"/>
          <w:szCs w:val="22"/>
          <w:lang w:val="es-ES_tradnl" w:eastAsia="ja-JP"/>
        </w:rPr>
        <w:t>Adicionalmente con esta plataforma</w:t>
      </w:r>
      <w:ins w:id="448" w:author="614n" w:date="2013-04-03T23:57:00Z">
        <w:r w:rsidR="00361AE2">
          <w:rPr>
            <w:sz w:val="22"/>
            <w:szCs w:val="22"/>
            <w:lang w:val="es-ES_tradnl" w:eastAsia="ja-JP"/>
          </w:rPr>
          <w:t xml:space="preserve">, </w:t>
        </w:r>
      </w:ins>
      <w:del w:id="449" w:author="614n" w:date="2013-04-03T23:57:00Z">
        <w:r w:rsidRPr="008B4D26" w:rsidDel="00361AE2">
          <w:rPr>
            <w:sz w:val="22"/>
            <w:szCs w:val="22"/>
            <w:lang w:val="es-ES_tradnl" w:eastAsia="ja-JP"/>
          </w:rPr>
          <w:delText xml:space="preserve"> que ofrece la compañía Esker </w:delText>
        </w:r>
      </w:del>
      <w:r w:rsidRPr="008B4D26">
        <w:rPr>
          <w:sz w:val="22"/>
          <w:szCs w:val="22"/>
          <w:lang w:val="es-ES_tradnl" w:eastAsia="ja-JP"/>
        </w:rPr>
        <w:t>el director de TI de STARBUCKS opina que la plataforma de Esker DeliveryWare les permite realizar pagos de manera más rápida en  el trabajo y a los clientes recibir sus facturas a una velocidad récord. (ESKER, 2008)</w:t>
      </w:r>
    </w:p>
    <w:p w:rsidR="00370C98" w:rsidRDefault="00370C98" w:rsidP="00370C98">
      <w:pPr>
        <w:tabs>
          <w:tab w:val="num" w:pos="851"/>
        </w:tabs>
        <w:spacing w:line="276" w:lineRule="auto"/>
        <w:ind w:left="426"/>
        <w:rPr>
          <w:sz w:val="22"/>
          <w:szCs w:val="22"/>
          <w:lang w:val="es-ES_tradnl" w:eastAsia="ja-JP"/>
        </w:rPr>
      </w:pPr>
      <w:r w:rsidRPr="008B4D26">
        <w:rPr>
          <w:sz w:val="22"/>
          <w:szCs w:val="22"/>
          <w:lang w:val="es-ES_tradnl" w:eastAsia="ja-JP"/>
        </w:rPr>
        <w:t xml:space="preserve">Además, esta plataforma les ahorra tiempo y es esencial para la comunicación entre los locales, principalmente porque antes de implementarlo lo hacían manualmente mediante fax y/o correos electrónicos. </w:t>
      </w:r>
    </w:p>
    <w:p w:rsidR="00370C98" w:rsidRDefault="00370C98" w:rsidP="00370C98">
      <w:pPr>
        <w:tabs>
          <w:tab w:val="num" w:pos="851"/>
        </w:tabs>
        <w:spacing w:line="276" w:lineRule="auto"/>
        <w:ind w:left="426"/>
        <w:rPr>
          <w:ins w:id="450" w:author="614n" w:date="2013-04-04T21:51:00Z"/>
          <w:sz w:val="22"/>
          <w:szCs w:val="22"/>
          <w:lang w:val="es-ES_tradnl" w:eastAsia="ja-JP"/>
        </w:rPr>
      </w:pPr>
      <w:r w:rsidRPr="008B4D26">
        <w:rPr>
          <w:sz w:val="22"/>
          <w:szCs w:val="22"/>
          <w:lang w:val="es-ES_tradnl" w:eastAsia="ja-JP"/>
        </w:rPr>
        <w:t>A través de esta solución se generó una serie de beneficios para la empresa Starbucks que lo señala en el artículo de ESKER DeliveryWare:</w:t>
      </w:r>
    </w:p>
    <w:p w:rsidR="009B3ADB" w:rsidDel="009B3ADB" w:rsidRDefault="009B3ADB" w:rsidP="00370C98">
      <w:pPr>
        <w:tabs>
          <w:tab w:val="num" w:pos="851"/>
        </w:tabs>
        <w:spacing w:line="276" w:lineRule="auto"/>
        <w:ind w:left="426"/>
        <w:rPr>
          <w:del w:id="451" w:author="614n" w:date="2013-04-04T21:49:00Z"/>
          <w:sz w:val="22"/>
          <w:szCs w:val="22"/>
          <w:lang w:val="es-ES_tradnl" w:eastAsia="ja-JP"/>
        </w:rPr>
      </w:pPr>
    </w:p>
    <w:p w:rsidR="00370C98" w:rsidDel="007D2D1C" w:rsidRDefault="00370C98" w:rsidP="009B3ADB">
      <w:pPr>
        <w:tabs>
          <w:tab w:val="num" w:pos="851"/>
        </w:tabs>
        <w:spacing w:line="276" w:lineRule="auto"/>
        <w:rPr>
          <w:del w:id="452" w:author="614n" w:date="2013-04-04T21:54:00Z"/>
          <w:sz w:val="22"/>
          <w:szCs w:val="22"/>
          <w:lang w:val="es-ES_tradnl" w:eastAsia="ja-JP"/>
        </w:rPr>
        <w:pPrChange w:id="453" w:author="614n" w:date="2013-04-04T21:49:00Z">
          <w:pPr>
            <w:tabs>
              <w:tab w:val="num" w:pos="851"/>
            </w:tabs>
            <w:spacing w:line="276" w:lineRule="auto"/>
            <w:ind w:left="426"/>
          </w:pPr>
        </w:pPrChange>
      </w:pPr>
    </w:p>
    <w:p w:rsidR="00370C98" w:rsidRPr="007D2D1C" w:rsidRDefault="00370C98" w:rsidP="007D2D1C">
      <w:pPr>
        <w:rPr>
          <w:rFonts w:cs="Arial"/>
          <w:lang w:val="es-ES_tradnl"/>
          <w:rPrChange w:id="454" w:author="614n" w:date="2013-04-04T21:54:00Z">
            <w:rPr>
              <w:lang w:val="es-ES_tradnl"/>
            </w:rPr>
          </w:rPrChange>
        </w:rPr>
        <w:pPrChange w:id="455" w:author="614n" w:date="2013-04-04T21:54:00Z">
          <w:pPr>
            <w:pStyle w:val="Prrafodelista"/>
            <w:numPr>
              <w:numId w:val="10"/>
            </w:numPr>
            <w:ind w:hanging="360"/>
            <w:jc w:val="both"/>
          </w:pPr>
        </w:pPrChange>
      </w:pPr>
      <w:del w:id="456" w:author="614n" w:date="2013-04-04T21:54:00Z">
        <w:r w:rsidRPr="007D2D1C" w:rsidDel="007D2D1C">
          <w:rPr>
            <w:rFonts w:cs="Arial"/>
            <w:lang w:val="es-ES_tradnl"/>
            <w:rPrChange w:id="457" w:author="614n" w:date="2013-04-04T21:54:00Z">
              <w:rPr>
                <w:lang w:val="es-ES_tradnl"/>
              </w:rPr>
            </w:rPrChange>
          </w:rPr>
          <w:delText>Flexibilidad</w:delText>
        </w:r>
      </w:del>
      <w:r w:rsidRPr="007D2D1C">
        <w:rPr>
          <w:rFonts w:cs="Arial"/>
          <w:lang w:val="es-ES_tradnl"/>
          <w:rPrChange w:id="458" w:author="614n" w:date="2013-04-04T21:54:00Z">
            <w:rPr>
              <w:lang w:val="es-ES_tradnl"/>
            </w:rPr>
          </w:rPrChange>
        </w:rPr>
        <w:t xml:space="preserve"> </w:t>
      </w:r>
    </w:p>
    <w:p w:rsidR="00370C98" w:rsidRPr="007C35D6" w:rsidDel="00B17F2E" w:rsidRDefault="00370C98" w:rsidP="00370C98">
      <w:pPr>
        <w:pStyle w:val="Prrafodelista"/>
        <w:numPr>
          <w:ilvl w:val="0"/>
          <w:numId w:val="10"/>
        </w:numPr>
        <w:jc w:val="both"/>
        <w:rPr>
          <w:del w:id="459" w:author="614n" w:date="2013-04-04T22:03:00Z"/>
          <w:rFonts w:ascii="Arial" w:hAnsi="Arial" w:cs="Arial"/>
          <w:lang w:val="es-ES_tradnl"/>
        </w:rPr>
      </w:pPr>
      <w:del w:id="460" w:author="614n" w:date="2013-04-04T21:54:00Z">
        <w:r w:rsidRPr="007C35D6" w:rsidDel="007D2D1C">
          <w:rPr>
            <w:rFonts w:ascii="Arial" w:hAnsi="Arial" w:cs="Arial"/>
            <w:lang w:val="es-ES_tradnl"/>
          </w:rPr>
          <w:delText xml:space="preserve">Una </w:delText>
        </w:r>
      </w:del>
      <w:ins w:id="461" w:author="614n" w:date="2013-04-04T21:54:00Z">
        <w:r w:rsidR="007D2D1C">
          <w:rPr>
            <w:rFonts w:ascii="Arial" w:hAnsi="Arial" w:cs="Arial"/>
            <w:lang w:val="es-ES_tradnl"/>
          </w:rPr>
          <w:t>La comunicación con los proveedores</w:t>
        </w:r>
      </w:ins>
      <w:ins w:id="462" w:author="614n" w:date="2013-04-04T22:02:00Z">
        <w:r w:rsidR="007D2D1C">
          <w:rPr>
            <w:rFonts w:ascii="Arial" w:hAnsi="Arial" w:cs="Arial"/>
            <w:lang w:val="es-ES_tradnl"/>
          </w:rPr>
          <w:t xml:space="preserve"> de STARBUCKS</w:t>
        </w:r>
      </w:ins>
      <w:ins w:id="463" w:author="614n" w:date="2013-04-04T21:54:00Z">
        <w:r w:rsidR="007D2D1C">
          <w:rPr>
            <w:rFonts w:ascii="Arial" w:hAnsi="Arial" w:cs="Arial"/>
            <w:lang w:val="es-ES_tradnl"/>
          </w:rPr>
          <w:t xml:space="preserve"> es </w:t>
        </w:r>
      </w:ins>
      <w:del w:id="464" w:author="614n" w:date="2013-04-04T21:54:00Z">
        <w:r w:rsidRPr="007C35D6" w:rsidDel="007D2D1C">
          <w:rPr>
            <w:rFonts w:ascii="Arial" w:hAnsi="Arial" w:cs="Arial"/>
            <w:lang w:val="es-ES_tradnl"/>
          </w:rPr>
          <w:delText xml:space="preserve">comunicación </w:delText>
        </w:r>
      </w:del>
      <w:r w:rsidRPr="007C35D6">
        <w:rPr>
          <w:rFonts w:ascii="Arial" w:hAnsi="Arial" w:cs="Arial"/>
          <w:lang w:val="es-ES_tradnl"/>
        </w:rPr>
        <w:t>más rápida</w:t>
      </w:r>
      <w:del w:id="465" w:author="614n" w:date="2013-04-04T22:03:00Z">
        <w:r w:rsidRPr="007C35D6" w:rsidDel="00B17F2E">
          <w:rPr>
            <w:rFonts w:ascii="Arial" w:hAnsi="Arial" w:cs="Arial"/>
            <w:lang w:val="es-ES_tradnl"/>
          </w:rPr>
          <w:delText xml:space="preserve"> con los proveedores</w:delText>
        </w:r>
      </w:del>
      <w:r w:rsidRPr="007C35D6">
        <w:rPr>
          <w:rFonts w:ascii="Arial" w:hAnsi="Arial" w:cs="Arial"/>
          <w:lang w:val="es-ES_tradnl"/>
        </w:rPr>
        <w:t>.</w:t>
      </w:r>
    </w:p>
    <w:p w:rsidR="00370C98" w:rsidRPr="00B17F2E" w:rsidRDefault="00370C98" w:rsidP="00B17F2E">
      <w:pPr>
        <w:pStyle w:val="Prrafodelista"/>
        <w:numPr>
          <w:ilvl w:val="0"/>
          <w:numId w:val="10"/>
        </w:numPr>
        <w:jc w:val="both"/>
        <w:rPr>
          <w:rFonts w:ascii="Arial" w:hAnsi="Arial" w:cs="Arial"/>
          <w:lang w:val="es-ES_tradnl"/>
          <w:rPrChange w:id="466" w:author="614n" w:date="2013-04-04T22:03:00Z">
            <w:rPr>
              <w:lang w:val="es-ES_tradnl"/>
            </w:rPr>
          </w:rPrChange>
        </w:rPr>
        <w:pPrChange w:id="467" w:author="614n" w:date="2013-04-04T22:03:00Z">
          <w:pPr>
            <w:pStyle w:val="Prrafodelista"/>
            <w:numPr>
              <w:numId w:val="10"/>
            </w:numPr>
            <w:ind w:hanging="360"/>
            <w:jc w:val="both"/>
          </w:pPr>
        </w:pPrChange>
      </w:pPr>
      <w:del w:id="468" w:author="614n" w:date="2013-04-04T22:03:00Z">
        <w:r w:rsidRPr="00B17F2E" w:rsidDel="00B17F2E">
          <w:rPr>
            <w:rFonts w:ascii="Arial" w:hAnsi="Arial" w:cs="Arial"/>
            <w:lang w:val="es-ES_tradnl"/>
            <w:rPrChange w:id="469" w:author="614n" w:date="2013-04-04T22:03:00Z">
              <w:rPr>
                <w:lang w:val="es-ES_tradnl"/>
              </w:rPr>
            </w:rPrChange>
          </w:rPr>
          <w:delText>Una tecnología aprobada.</w:delText>
        </w:r>
      </w:del>
    </w:p>
    <w:p w:rsidR="00370C98" w:rsidRPr="007C35D6" w:rsidDel="00D543F2" w:rsidRDefault="00370C98" w:rsidP="00370C98">
      <w:pPr>
        <w:pStyle w:val="Prrafodelista"/>
        <w:numPr>
          <w:ilvl w:val="0"/>
          <w:numId w:val="10"/>
        </w:numPr>
        <w:jc w:val="both"/>
        <w:rPr>
          <w:del w:id="470" w:author="614n" w:date="2013-04-04T22:18:00Z"/>
          <w:rFonts w:ascii="Arial" w:hAnsi="Arial" w:cs="Arial"/>
          <w:lang w:val="es-ES_tradnl"/>
        </w:rPr>
        <w:pPrChange w:id="471" w:author="614n" w:date="2013-04-04T22:18:00Z">
          <w:pPr>
            <w:pStyle w:val="Prrafodelista"/>
            <w:numPr>
              <w:numId w:val="10"/>
            </w:numPr>
            <w:ind w:hanging="360"/>
            <w:jc w:val="both"/>
          </w:pPr>
        </w:pPrChange>
      </w:pPr>
      <w:del w:id="472" w:author="614n" w:date="2013-04-04T22:18:00Z">
        <w:r w:rsidRPr="00D543F2" w:rsidDel="00D543F2">
          <w:rPr>
            <w:rFonts w:ascii="Arial" w:hAnsi="Arial" w:cs="Arial"/>
            <w:lang w:val="es-ES_tradnl"/>
            <w:rPrChange w:id="473" w:author="614n" w:date="2013-04-04T22:18:00Z">
              <w:rPr>
                <w:rFonts w:ascii="Arial" w:hAnsi="Arial" w:cs="Arial"/>
                <w:lang w:val="es-ES_tradnl"/>
              </w:rPr>
            </w:rPrChange>
          </w:rPr>
          <w:delText>Ahorro a largo plazo en papel, tinta y franqueo.</w:delText>
        </w:r>
      </w:del>
    </w:p>
    <w:p w:rsidR="00370C98" w:rsidRPr="00D543F2" w:rsidRDefault="00370C98" w:rsidP="00370C98">
      <w:pPr>
        <w:pStyle w:val="Prrafodelista"/>
        <w:numPr>
          <w:ilvl w:val="0"/>
          <w:numId w:val="10"/>
        </w:numPr>
        <w:jc w:val="both"/>
        <w:rPr>
          <w:rFonts w:ascii="Arial" w:hAnsi="Arial" w:cs="Arial"/>
          <w:lang w:val="es-ES_tradnl"/>
          <w:rPrChange w:id="474" w:author="614n" w:date="2013-04-04T22:18:00Z">
            <w:rPr>
              <w:rFonts w:ascii="Arial" w:hAnsi="Arial" w:cs="Arial"/>
              <w:lang w:val="es-ES_tradnl"/>
            </w:rPr>
          </w:rPrChange>
        </w:rPr>
        <w:pPrChange w:id="475" w:author="614n" w:date="2013-04-04T22:18:00Z">
          <w:pPr>
            <w:pStyle w:val="Prrafodelista"/>
            <w:numPr>
              <w:numId w:val="10"/>
            </w:numPr>
            <w:ind w:hanging="360"/>
            <w:jc w:val="both"/>
          </w:pPr>
        </w:pPrChange>
      </w:pPr>
      <w:r w:rsidRPr="00D543F2">
        <w:rPr>
          <w:rFonts w:ascii="Arial" w:hAnsi="Arial" w:cs="Arial"/>
          <w:lang w:val="es-ES_tradnl"/>
          <w:rPrChange w:id="476" w:author="614n" w:date="2013-04-04T22:18:00Z">
            <w:rPr>
              <w:rFonts w:ascii="Arial" w:hAnsi="Arial" w:cs="Arial"/>
              <w:lang w:val="es-ES_tradnl"/>
            </w:rPr>
          </w:rPrChange>
        </w:rPr>
        <w:t>El plan de mantenimiento garantiza futuras inversiones</w:t>
      </w:r>
    </w:p>
    <w:p w:rsidR="00370C98" w:rsidRPr="007C35D6" w:rsidRDefault="00370C98" w:rsidP="00370C98">
      <w:pPr>
        <w:pStyle w:val="Prrafodelista"/>
        <w:numPr>
          <w:ilvl w:val="0"/>
          <w:numId w:val="10"/>
        </w:numPr>
        <w:jc w:val="both"/>
        <w:rPr>
          <w:rFonts w:ascii="Arial" w:hAnsi="Arial" w:cs="Arial"/>
          <w:lang w:val="es-ES_tradnl"/>
        </w:rPr>
      </w:pPr>
      <w:r w:rsidRPr="007C35D6">
        <w:rPr>
          <w:rFonts w:ascii="Arial" w:hAnsi="Arial" w:cs="Arial"/>
          <w:lang w:val="es-ES_tradnl"/>
        </w:rPr>
        <w:t>Reduce el papel y las impresiones en línea con los objetivos medioambientales de Starbucks.</w:t>
      </w:r>
    </w:p>
    <w:p w:rsidR="00370C98" w:rsidRDefault="00370C98" w:rsidP="00370C98">
      <w:pPr>
        <w:tabs>
          <w:tab w:val="num" w:pos="851"/>
        </w:tabs>
        <w:spacing w:line="276" w:lineRule="auto"/>
        <w:ind w:left="426"/>
        <w:rPr>
          <w:sz w:val="22"/>
          <w:szCs w:val="22"/>
          <w:lang w:val="es-ES_tradnl" w:eastAsia="ja-JP"/>
        </w:rPr>
      </w:pPr>
      <w:del w:id="477" w:author="614n" w:date="2013-04-04T00:02:00Z">
        <w:r w:rsidRPr="00370C98" w:rsidDel="0029557D">
          <w:rPr>
            <w:sz w:val="22"/>
            <w:szCs w:val="22"/>
            <w:lang w:val="es-ES_tradnl" w:eastAsia="ja-JP"/>
          </w:rPr>
          <w:delText>Y con estos</w:delText>
        </w:r>
      </w:del>
      <w:ins w:id="478" w:author="614n" w:date="2013-04-04T00:02:00Z">
        <w:r w:rsidR="0029557D">
          <w:rPr>
            <w:sz w:val="22"/>
            <w:szCs w:val="22"/>
            <w:lang w:val="es-ES_tradnl" w:eastAsia="ja-JP"/>
          </w:rPr>
          <w:t xml:space="preserve">Con los </w:t>
        </w:r>
      </w:ins>
      <w:del w:id="479" w:author="614n" w:date="2013-04-04T00:02:00Z">
        <w:r w:rsidRPr="00370C98" w:rsidDel="0029557D">
          <w:rPr>
            <w:sz w:val="22"/>
            <w:szCs w:val="22"/>
            <w:lang w:val="es-ES_tradnl" w:eastAsia="ja-JP"/>
          </w:rPr>
          <w:delText xml:space="preserve"> </w:delText>
        </w:r>
      </w:del>
      <w:r w:rsidRPr="00370C98">
        <w:rPr>
          <w:sz w:val="22"/>
          <w:szCs w:val="22"/>
          <w:lang w:val="es-ES_tradnl" w:eastAsia="ja-JP"/>
        </w:rPr>
        <w:t>beneficios</w:t>
      </w:r>
      <w:ins w:id="480" w:author="614n" w:date="2013-04-04T00:02:00Z">
        <w:r w:rsidR="0029557D">
          <w:rPr>
            <w:sz w:val="22"/>
            <w:szCs w:val="22"/>
            <w:lang w:val="es-ES_tradnl" w:eastAsia="ja-JP"/>
          </w:rPr>
          <w:t xml:space="preserve"> ya mencionados</w:t>
        </w:r>
      </w:ins>
      <w:r w:rsidRPr="00370C98">
        <w:rPr>
          <w:sz w:val="22"/>
          <w:szCs w:val="22"/>
          <w:lang w:val="es-ES_tradnl" w:eastAsia="ja-JP"/>
        </w:rPr>
        <w:t xml:space="preserve"> que tiene el sistema, el director de TI de la empresa de STARBUCKS </w:t>
      </w:r>
      <w:ins w:id="481" w:author="614n" w:date="2013-04-04T00:03:00Z">
        <w:r w:rsidR="0029557D">
          <w:rPr>
            <w:sz w:val="22"/>
            <w:szCs w:val="22"/>
            <w:lang w:val="es-ES_tradnl" w:eastAsia="ja-JP"/>
          </w:rPr>
          <w:t>señala que</w:t>
        </w:r>
      </w:ins>
      <w:ins w:id="482" w:author="614n" w:date="2013-04-04T00:04:00Z">
        <w:r w:rsidR="0029557D">
          <w:rPr>
            <w:sz w:val="22"/>
            <w:szCs w:val="22"/>
            <w:lang w:val="es-ES_tradnl" w:eastAsia="ja-JP"/>
          </w:rPr>
          <w:t xml:space="preserve"> la</w:t>
        </w:r>
      </w:ins>
      <w:ins w:id="483" w:author="614n" w:date="2013-04-04T00:03:00Z">
        <w:r w:rsidR="0029557D">
          <w:rPr>
            <w:sz w:val="22"/>
            <w:szCs w:val="22"/>
            <w:lang w:val="es-ES_tradnl" w:eastAsia="ja-JP"/>
          </w:rPr>
          <w:t xml:space="preserve"> plataforma </w:t>
        </w:r>
      </w:ins>
      <w:ins w:id="484" w:author="614n" w:date="2013-04-04T00:04:00Z">
        <w:r w:rsidR="0029557D">
          <w:rPr>
            <w:sz w:val="22"/>
            <w:szCs w:val="22"/>
            <w:lang w:val="es-ES_tradnl" w:eastAsia="ja-JP"/>
          </w:rPr>
          <w:t>que usan les reduce el tiempo</w:t>
        </w:r>
      </w:ins>
      <w:ins w:id="485" w:author="614n" w:date="2013-04-04T00:06:00Z">
        <w:r w:rsidR="0029557D">
          <w:rPr>
            <w:sz w:val="22"/>
            <w:szCs w:val="22"/>
            <w:lang w:val="es-ES_tradnl" w:eastAsia="ja-JP"/>
          </w:rPr>
          <w:t xml:space="preserve"> en algunos procesos</w:t>
        </w:r>
      </w:ins>
      <w:ins w:id="486" w:author="614n" w:date="2013-04-04T00:04:00Z">
        <w:r w:rsidR="0029557D">
          <w:rPr>
            <w:sz w:val="22"/>
            <w:szCs w:val="22"/>
            <w:lang w:val="es-ES_tradnl" w:eastAsia="ja-JP"/>
          </w:rPr>
          <w:t xml:space="preserve">, </w:t>
        </w:r>
      </w:ins>
      <w:ins w:id="487" w:author="614n" w:date="2013-04-04T00:05:00Z">
        <w:r w:rsidR="0029557D">
          <w:rPr>
            <w:sz w:val="22"/>
            <w:szCs w:val="22"/>
            <w:lang w:val="es-ES_tradnl" w:eastAsia="ja-JP"/>
          </w:rPr>
          <w:t>f</w:t>
        </w:r>
      </w:ins>
      <w:del w:id="488" w:author="614n" w:date="2013-04-04T00:05:00Z">
        <w:r w:rsidRPr="00370C98" w:rsidDel="0029557D">
          <w:rPr>
            <w:sz w:val="22"/>
            <w:szCs w:val="22"/>
            <w:lang w:val="es-ES_tradnl" w:eastAsia="ja-JP"/>
          </w:rPr>
          <w:delText>comenta: “La plataforma de Esker DeliveryWare me hace ganar tiempo. F</w:delText>
        </w:r>
      </w:del>
      <w:r w:rsidRPr="00370C98">
        <w:rPr>
          <w:sz w:val="22"/>
          <w:szCs w:val="22"/>
          <w:lang w:val="es-ES_tradnl" w:eastAsia="ja-JP"/>
        </w:rPr>
        <w:t>unciona de forma automática</w:t>
      </w:r>
      <w:ins w:id="489" w:author="614n" w:date="2013-04-04T00:07:00Z">
        <w:r w:rsidR="0029557D">
          <w:rPr>
            <w:sz w:val="22"/>
            <w:szCs w:val="22"/>
            <w:lang w:val="es-ES_tradnl" w:eastAsia="ja-JP"/>
          </w:rPr>
          <w:t xml:space="preserve"> y eso les ayuda a concentrarse en otros proyectos</w:t>
        </w:r>
      </w:ins>
      <w:ins w:id="490" w:author="614n" w:date="2013-04-04T00:08:00Z">
        <w:r w:rsidR="0029557D">
          <w:rPr>
            <w:sz w:val="22"/>
            <w:szCs w:val="22"/>
            <w:lang w:val="es-ES_tradnl" w:eastAsia="ja-JP"/>
          </w:rPr>
          <w:t xml:space="preserve"> </w:t>
        </w:r>
      </w:ins>
      <w:del w:id="491" w:author="614n" w:date="2013-04-04T00:07:00Z">
        <w:r w:rsidRPr="00370C98" w:rsidDel="0029557D">
          <w:rPr>
            <w:sz w:val="22"/>
            <w:szCs w:val="22"/>
            <w:lang w:val="es-ES_tradnl" w:eastAsia="ja-JP"/>
          </w:rPr>
          <w:delText>,</w:delText>
        </w:r>
      </w:del>
      <w:del w:id="492" w:author="614n" w:date="2013-04-04T00:08:00Z">
        <w:r w:rsidRPr="00370C98" w:rsidDel="0029557D">
          <w:rPr>
            <w:sz w:val="22"/>
            <w:szCs w:val="22"/>
            <w:lang w:val="es-ES_tradnl" w:eastAsia="ja-JP"/>
          </w:rPr>
          <w:delText xml:space="preserve"> dejándome libre para concentrarme en el siguiente proyecto” </w:delText>
        </w:r>
      </w:del>
      <w:r w:rsidRPr="00370C98">
        <w:rPr>
          <w:sz w:val="22"/>
          <w:szCs w:val="22"/>
          <w:lang w:val="es-ES_tradnl" w:eastAsia="ja-JP"/>
        </w:rPr>
        <w:t>(ESKER, 2008)</w:t>
      </w:r>
      <w:ins w:id="493" w:author="614n" w:date="2013-04-04T00:08:00Z">
        <w:r w:rsidR="0029557D">
          <w:rPr>
            <w:sz w:val="22"/>
            <w:szCs w:val="22"/>
            <w:lang w:val="es-ES_tradnl" w:eastAsia="ja-JP"/>
          </w:rPr>
          <w:t>.</w:t>
        </w:r>
      </w:ins>
      <w:r w:rsidR="00B521A0">
        <w:rPr>
          <w:sz w:val="22"/>
          <w:szCs w:val="22"/>
          <w:lang w:val="es-ES_tradnl" w:eastAsia="ja-JP"/>
        </w:rPr>
        <w:t xml:space="preserve"> </w:t>
      </w:r>
      <w:ins w:id="494" w:author="614n" w:date="2013-04-04T00:08:00Z">
        <w:r w:rsidR="0029557D">
          <w:rPr>
            <w:sz w:val="22"/>
            <w:szCs w:val="22"/>
            <w:lang w:val="es-ES_tradnl" w:eastAsia="ja-JP"/>
          </w:rPr>
          <w:t>Adicionalmente, e</w:t>
        </w:r>
      </w:ins>
      <w:del w:id="495" w:author="614n" w:date="2013-04-04T00:08:00Z">
        <w:r w:rsidR="00B521A0" w:rsidDel="0029557D">
          <w:rPr>
            <w:sz w:val="22"/>
            <w:szCs w:val="22"/>
            <w:lang w:val="es-ES_tradnl" w:eastAsia="ja-JP"/>
          </w:rPr>
          <w:delText>E</w:delText>
        </w:r>
      </w:del>
      <w:r w:rsidR="00B521A0">
        <w:rPr>
          <w:sz w:val="22"/>
          <w:szCs w:val="22"/>
          <w:lang w:val="es-ES_tradnl" w:eastAsia="ja-JP"/>
        </w:rPr>
        <w:t xml:space="preserve">n la </w:t>
      </w:r>
      <w:ins w:id="496" w:author="614n" w:date="2013-04-04T19:55:00Z">
        <w:r w:rsidR="009F23A1">
          <w:rPr>
            <w:sz w:val="22"/>
            <w:szCs w:val="22"/>
            <w:lang w:val="es-ES_tradnl" w:eastAsia="ja-JP"/>
          </w:rPr>
          <w:t>F</w:t>
        </w:r>
      </w:ins>
      <w:del w:id="497" w:author="614n" w:date="2013-04-04T19:55:00Z">
        <w:r w:rsidR="00B521A0" w:rsidDel="009F23A1">
          <w:rPr>
            <w:sz w:val="22"/>
            <w:szCs w:val="22"/>
            <w:lang w:val="es-ES_tradnl" w:eastAsia="ja-JP"/>
          </w:rPr>
          <w:delText>f</w:delText>
        </w:r>
      </w:del>
      <w:r w:rsidR="00B521A0">
        <w:rPr>
          <w:sz w:val="22"/>
          <w:szCs w:val="22"/>
          <w:lang w:val="es-ES_tradnl" w:eastAsia="ja-JP"/>
        </w:rPr>
        <w:t>igura 2.1 se puede observar la pantalla principal del sistema de Starbucks.</w:t>
      </w:r>
    </w:p>
    <w:p w:rsidR="00B521A0" w:rsidRDefault="00B521A0" w:rsidP="00370C98">
      <w:pPr>
        <w:tabs>
          <w:tab w:val="num" w:pos="851"/>
        </w:tabs>
        <w:spacing w:line="276" w:lineRule="auto"/>
        <w:ind w:left="426"/>
        <w:rPr>
          <w:sz w:val="22"/>
          <w:szCs w:val="22"/>
          <w:lang w:val="es-ES_tradnl" w:eastAsia="ja-JP"/>
        </w:rPr>
      </w:pPr>
    </w:p>
    <w:p w:rsidR="00C962B1" w:rsidRDefault="00C962B1" w:rsidP="00C962B1">
      <w:pPr>
        <w:keepNext/>
        <w:tabs>
          <w:tab w:val="num" w:pos="851"/>
        </w:tabs>
        <w:spacing w:line="276" w:lineRule="auto"/>
        <w:ind w:left="426"/>
      </w:pPr>
      <w:r w:rsidRPr="00103D21">
        <w:rPr>
          <w:noProof/>
          <w:sz w:val="22"/>
          <w:szCs w:val="22"/>
          <w:lang w:val="es-PE" w:eastAsia="es-PE"/>
        </w:rPr>
        <w:lastRenderedPageBreak/>
        <w:drawing>
          <wp:inline distT="0" distB="0" distL="0" distR="0" wp14:anchorId="25864120" wp14:editId="2A7D2B17">
            <wp:extent cx="5038725" cy="39147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8725" cy="3914775"/>
                    </a:xfrm>
                    <a:prstGeom prst="rect">
                      <a:avLst/>
                    </a:prstGeom>
                    <a:noFill/>
                    <a:ln>
                      <a:noFill/>
                    </a:ln>
                  </pic:spPr>
                </pic:pic>
              </a:graphicData>
            </a:graphic>
          </wp:inline>
        </w:drawing>
      </w:r>
    </w:p>
    <w:p w:rsidR="00B521A0" w:rsidRDefault="00C962B1" w:rsidP="00C962B1">
      <w:pPr>
        <w:pStyle w:val="Epgrafe"/>
        <w:jc w:val="center"/>
        <w:rPr>
          <w:sz w:val="22"/>
          <w:szCs w:val="22"/>
          <w:lang w:val="es-ES_tradnl" w:eastAsia="ja-JP"/>
        </w:rPr>
      </w:pPr>
      <w:bookmarkStart w:id="498" w:name="_Toc348197048"/>
      <w:r>
        <w:t xml:space="preserve">Figura </w:t>
      </w:r>
      <w:r w:rsidR="008E1D53">
        <w:fldChar w:fldCharType="begin"/>
      </w:r>
      <w:r w:rsidR="008E1D53">
        <w:instrText xml:space="preserve"> STYLEREF 1 \s </w:instrText>
      </w:r>
      <w:r w:rsidR="008E1D53">
        <w:fldChar w:fldCharType="separate"/>
      </w:r>
      <w:r w:rsidR="00213F48">
        <w:rPr>
          <w:noProof/>
        </w:rPr>
        <w:t>2</w:t>
      </w:r>
      <w:r w:rsidR="008E1D53">
        <w:fldChar w:fldCharType="end"/>
      </w:r>
      <w:r w:rsidR="008E1D53">
        <w:t>.</w:t>
      </w:r>
      <w:r w:rsidR="008E1D53">
        <w:fldChar w:fldCharType="begin"/>
      </w:r>
      <w:r w:rsidR="008E1D53">
        <w:instrText xml:space="preserve"> SEQ Figura \* ARABIC \s 1 </w:instrText>
      </w:r>
      <w:r w:rsidR="008E1D53">
        <w:fldChar w:fldCharType="separate"/>
      </w:r>
      <w:r w:rsidR="00213F48">
        <w:rPr>
          <w:noProof/>
        </w:rPr>
        <w:t>1</w:t>
      </w:r>
      <w:r w:rsidR="008E1D53">
        <w:fldChar w:fldCharType="end"/>
      </w:r>
      <w:r>
        <w:t>: Sistema Starbucks</w:t>
      </w:r>
      <w:bookmarkEnd w:id="498"/>
      <w:ins w:id="499" w:author="614n" w:date="2013-02-10T20:54:00Z">
        <w:r w:rsidR="008F106B">
          <w:t xml:space="preserve"> </w:t>
        </w:r>
      </w:ins>
    </w:p>
    <w:p w:rsidR="00B521A0" w:rsidRPr="00C962B1" w:rsidRDefault="00B521A0" w:rsidP="00C962B1">
      <w:pPr>
        <w:pStyle w:val="Prrafodelista"/>
        <w:ind w:left="567"/>
        <w:outlineLvl w:val="2"/>
        <w:rPr>
          <w:rFonts w:asciiTheme="minorHAnsi" w:hAnsiTheme="minorHAnsi" w:cstheme="minorHAnsi"/>
          <w:b/>
          <w:lang w:val="es-ES_tradnl" w:eastAsia="ja-JP"/>
        </w:rPr>
      </w:pPr>
    </w:p>
    <w:p w:rsidR="00370C98" w:rsidRDefault="00C962B1" w:rsidP="00C962B1">
      <w:pPr>
        <w:pStyle w:val="Prrafodelista"/>
        <w:numPr>
          <w:ilvl w:val="2"/>
          <w:numId w:val="6"/>
        </w:numPr>
        <w:ind w:left="567" w:hanging="425"/>
        <w:outlineLvl w:val="2"/>
        <w:rPr>
          <w:rFonts w:asciiTheme="minorHAnsi" w:hAnsiTheme="minorHAnsi" w:cstheme="minorHAnsi"/>
          <w:b/>
          <w:lang w:val="es-ES_tradnl" w:eastAsia="ja-JP"/>
        </w:rPr>
      </w:pPr>
      <w:bookmarkStart w:id="500" w:name="_Toc342249974"/>
      <w:r w:rsidRPr="00C962B1">
        <w:rPr>
          <w:rFonts w:asciiTheme="minorHAnsi" w:hAnsiTheme="minorHAnsi" w:cstheme="minorHAnsi"/>
          <w:b/>
          <w:lang w:val="es-ES_tradnl" w:eastAsia="ja-JP"/>
        </w:rPr>
        <w:t xml:space="preserve">Solución </w:t>
      </w:r>
      <w:proofErr w:type="spellStart"/>
      <w:r w:rsidRPr="00C962B1">
        <w:rPr>
          <w:rFonts w:asciiTheme="minorHAnsi" w:hAnsiTheme="minorHAnsi" w:cstheme="minorHAnsi"/>
          <w:b/>
          <w:lang w:val="es-ES_tradnl" w:eastAsia="ja-JP"/>
        </w:rPr>
        <w:t>Soft</w:t>
      </w:r>
      <w:proofErr w:type="spellEnd"/>
      <w:r w:rsidRPr="00C962B1">
        <w:rPr>
          <w:rFonts w:asciiTheme="minorHAnsi" w:hAnsiTheme="minorHAnsi" w:cstheme="minorHAnsi"/>
          <w:b/>
          <w:lang w:val="es-ES_tradnl" w:eastAsia="ja-JP"/>
        </w:rPr>
        <w:t>-Restaurant</w:t>
      </w:r>
      <w:bookmarkEnd w:id="500"/>
    </w:p>
    <w:p w:rsidR="002551F3" w:rsidRDefault="002551F3" w:rsidP="002551F3">
      <w:pPr>
        <w:tabs>
          <w:tab w:val="num" w:pos="851"/>
        </w:tabs>
        <w:spacing w:line="276" w:lineRule="auto"/>
        <w:ind w:left="426"/>
        <w:rPr>
          <w:sz w:val="22"/>
          <w:szCs w:val="22"/>
          <w:lang w:val="es-ES_tradnl" w:eastAsia="ja-JP"/>
        </w:rPr>
      </w:pPr>
      <w:del w:id="501" w:author="614n" w:date="2013-02-10T17:51:00Z">
        <w:r w:rsidRPr="00103D21" w:rsidDel="002C362B">
          <w:rPr>
            <w:sz w:val="22"/>
            <w:szCs w:val="22"/>
            <w:lang w:val="es-ES_tradnl" w:eastAsia="ja-JP"/>
          </w:rPr>
          <w:delText xml:space="preserve">Esta </w:delText>
        </w:r>
      </w:del>
      <w:ins w:id="502" w:author="614n" w:date="2013-02-10T17:51:00Z">
        <w:r w:rsidR="002C362B">
          <w:rPr>
            <w:sz w:val="22"/>
            <w:szCs w:val="22"/>
            <w:lang w:val="es-ES_tradnl" w:eastAsia="ja-JP"/>
          </w:rPr>
          <w:t>La</w:t>
        </w:r>
        <w:r w:rsidR="002C362B" w:rsidRPr="00103D21">
          <w:rPr>
            <w:sz w:val="22"/>
            <w:szCs w:val="22"/>
            <w:lang w:val="es-ES_tradnl" w:eastAsia="ja-JP"/>
          </w:rPr>
          <w:t xml:space="preserve"> </w:t>
        </w:r>
      </w:ins>
      <w:r w:rsidRPr="00103D21">
        <w:rPr>
          <w:sz w:val="22"/>
          <w:szCs w:val="22"/>
          <w:lang w:val="es-ES_tradnl" w:eastAsia="ja-JP"/>
        </w:rPr>
        <w:t>empresa</w:t>
      </w:r>
      <w:ins w:id="503" w:author="614n" w:date="2013-02-10T17:48:00Z">
        <w:r w:rsidR="002C362B">
          <w:rPr>
            <w:sz w:val="22"/>
            <w:szCs w:val="22"/>
            <w:lang w:val="es-ES_tradnl" w:eastAsia="ja-JP"/>
          </w:rPr>
          <w:t xml:space="preserve"> National</w:t>
        </w:r>
      </w:ins>
      <w:ins w:id="504" w:author="614n" w:date="2013-02-10T17:51:00Z">
        <w:r w:rsidR="002C362B">
          <w:rPr>
            <w:sz w:val="22"/>
            <w:szCs w:val="22"/>
            <w:lang w:val="es-ES_tradnl" w:eastAsia="ja-JP"/>
          </w:rPr>
          <w:t>-</w:t>
        </w:r>
      </w:ins>
      <w:ins w:id="505" w:author="614n" w:date="2013-02-10T17:48:00Z">
        <w:r w:rsidR="002C362B">
          <w:rPr>
            <w:sz w:val="22"/>
            <w:szCs w:val="22"/>
            <w:lang w:val="es-ES_tradnl" w:eastAsia="ja-JP"/>
          </w:rPr>
          <w:t>Soft</w:t>
        </w:r>
      </w:ins>
      <w:r w:rsidRPr="00103D21">
        <w:rPr>
          <w:sz w:val="22"/>
          <w:szCs w:val="22"/>
          <w:lang w:val="es-ES_tradnl" w:eastAsia="ja-JP"/>
        </w:rPr>
        <w:t xml:space="preserve"> ofrece un sistema integrado con las características para un negocio de cafeterías, entre las principales</w:t>
      </w:r>
      <w:ins w:id="506" w:author="614n" w:date="2013-02-10T17:52:00Z">
        <w:r w:rsidR="002C362B">
          <w:rPr>
            <w:sz w:val="22"/>
            <w:szCs w:val="22"/>
            <w:lang w:val="es-ES_tradnl" w:eastAsia="ja-JP"/>
          </w:rPr>
          <w:t xml:space="preserve"> funcionalidades</w:t>
        </w:r>
      </w:ins>
      <w:r w:rsidRPr="00103D21">
        <w:rPr>
          <w:sz w:val="22"/>
          <w:szCs w:val="22"/>
          <w:lang w:val="es-ES_tradnl" w:eastAsia="ja-JP"/>
        </w:rPr>
        <w:t xml:space="preserve">, se tiene una visión clara de los diferentes módulos </w:t>
      </w:r>
      <w:del w:id="507" w:author="614n" w:date="2013-02-10T17:53:00Z">
        <w:r w:rsidRPr="00103D21" w:rsidDel="002C362B">
          <w:rPr>
            <w:sz w:val="22"/>
            <w:szCs w:val="22"/>
            <w:lang w:val="es-ES_tradnl" w:eastAsia="ja-JP"/>
          </w:rPr>
          <w:delText xml:space="preserve">que tiene </w:delText>
        </w:r>
      </w:del>
      <w:r w:rsidRPr="00103D21">
        <w:rPr>
          <w:sz w:val="22"/>
          <w:szCs w:val="22"/>
          <w:lang w:val="es-ES_tradnl" w:eastAsia="ja-JP"/>
        </w:rPr>
        <w:t xml:space="preserve">como son: uno de los módulos, que </w:t>
      </w:r>
      <w:r w:rsidRPr="002F5268">
        <w:rPr>
          <w:sz w:val="22"/>
          <w:szCs w:val="22"/>
          <w:lang w:val="es-ES_tradnl" w:eastAsia="ja-JP"/>
        </w:rPr>
        <w:t>administra principalmente las áreas de compra y el área del almacén</w:t>
      </w:r>
      <w:r w:rsidRPr="006A62F5">
        <w:rPr>
          <w:sz w:val="22"/>
          <w:szCs w:val="22"/>
          <w:lang w:val="es-ES_tradnl" w:eastAsia="ja-JP"/>
        </w:rPr>
        <w:t>; en el módulo</w:t>
      </w:r>
      <w:r w:rsidRPr="002B1D2E">
        <w:rPr>
          <w:sz w:val="22"/>
          <w:szCs w:val="22"/>
          <w:lang w:val="es-ES_tradnl" w:eastAsia="ja-JP"/>
        </w:rPr>
        <w:t xml:space="preserve"> de </w:t>
      </w:r>
      <w:r w:rsidRPr="002400C9">
        <w:rPr>
          <w:sz w:val="22"/>
          <w:szCs w:val="22"/>
          <w:lang w:val="es-ES_tradnl" w:eastAsia="ja-JP"/>
        </w:rPr>
        <w:t>administración, que permite al usuario administrar a los distintos usuarios que puede tener el sistema, además controla el turno</w:t>
      </w:r>
      <w:r w:rsidRPr="00C9671F">
        <w:rPr>
          <w:sz w:val="22"/>
          <w:szCs w:val="22"/>
          <w:lang w:val="es-ES_tradnl" w:eastAsia="ja-JP"/>
        </w:rPr>
        <w:t xml:space="preserve"> del personal</w:t>
      </w:r>
      <w:r w:rsidRPr="008B4D26">
        <w:rPr>
          <w:sz w:val="22"/>
          <w:szCs w:val="22"/>
          <w:lang w:val="es-ES_tradnl" w:eastAsia="ja-JP"/>
        </w:rPr>
        <w:t xml:space="preserve"> que labora en la empresa; y por último el módulo de punto de venta, que se encarga principalmente todo referente a la venta como por ejemplo la administración de clientes y los distintos productos que ofrece la cafetería.</w:t>
      </w:r>
    </w:p>
    <w:p w:rsidR="002551F3" w:rsidRDefault="002551F3" w:rsidP="002551F3">
      <w:pPr>
        <w:tabs>
          <w:tab w:val="num" w:pos="851"/>
        </w:tabs>
        <w:spacing w:line="276" w:lineRule="auto"/>
        <w:ind w:left="426"/>
        <w:rPr>
          <w:sz w:val="22"/>
          <w:szCs w:val="22"/>
          <w:lang w:val="es-ES_tradnl" w:eastAsia="ja-JP"/>
        </w:rPr>
      </w:pPr>
    </w:p>
    <w:p w:rsidR="002551F3" w:rsidRPr="002551F3" w:rsidRDefault="002551F3" w:rsidP="002551F3">
      <w:pPr>
        <w:tabs>
          <w:tab w:val="num" w:pos="851"/>
        </w:tabs>
        <w:spacing w:line="276" w:lineRule="auto"/>
        <w:ind w:left="426"/>
        <w:rPr>
          <w:sz w:val="22"/>
          <w:szCs w:val="22"/>
          <w:lang w:val="es-ES_tradnl" w:eastAsia="ja-JP"/>
        </w:rPr>
      </w:pPr>
      <w:r w:rsidRPr="008B4D26">
        <w:rPr>
          <w:sz w:val="22"/>
          <w:szCs w:val="22"/>
          <w:lang w:val="es-ES_tradnl" w:eastAsia="ja-JP"/>
        </w:rPr>
        <w:t>Esta empresa</w:t>
      </w:r>
      <w:ins w:id="508" w:author="614n" w:date="2013-02-10T18:09:00Z">
        <w:r w:rsidR="00AD72C7">
          <w:rPr>
            <w:sz w:val="22"/>
            <w:szCs w:val="22"/>
            <w:lang w:val="es-ES_tradnl" w:eastAsia="ja-JP"/>
          </w:rPr>
          <w:t>, National-Soft,</w:t>
        </w:r>
      </w:ins>
      <w:del w:id="509" w:author="614n" w:date="2013-02-10T18:17:00Z">
        <w:r w:rsidRPr="008B4D26" w:rsidDel="00AD72C7">
          <w:rPr>
            <w:sz w:val="22"/>
            <w:szCs w:val="22"/>
            <w:lang w:val="es-ES_tradnl" w:eastAsia="ja-JP"/>
          </w:rPr>
          <w:delText xml:space="preserve"> además </w:delText>
        </w:r>
      </w:del>
      <w:ins w:id="510" w:author="614n" w:date="2013-02-10T18:17:00Z">
        <w:r w:rsidR="00AD72C7">
          <w:rPr>
            <w:sz w:val="22"/>
            <w:szCs w:val="22"/>
            <w:lang w:val="es-ES_tradnl" w:eastAsia="ja-JP"/>
          </w:rPr>
          <w:t xml:space="preserve"> </w:t>
        </w:r>
      </w:ins>
      <w:r w:rsidRPr="008B4D26">
        <w:rPr>
          <w:sz w:val="22"/>
          <w:szCs w:val="22"/>
          <w:lang w:val="es-ES_tradnl" w:eastAsia="ja-JP"/>
        </w:rPr>
        <w:t xml:space="preserve">ofrece un sistema táctil, para un fácil manejo a la persona que usa el sistema. En la pantalla principal del  sistema muestra </w:t>
      </w:r>
      <w:ins w:id="511" w:author="614n" w:date="2013-02-10T18:18:00Z">
        <w:r w:rsidR="00AD72C7">
          <w:rPr>
            <w:sz w:val="22"/>
            <w:szCs w:val="22"/>
            <w:lang w:val="es-ES_tradnl" w:eastAsia="ja-JP"/>
          </w:rPr>
          <w:t xml:space="preserve">múltiples </w:t>
        </w:r>
      </w:ins>
      <w:del w:id="512" w:author="614n" w:date="2013-02-10T18:18:00Z">
        <w:r w:rsidRPr="008B4D26" w:rsidDel="00AD72C7">
          <w:rPr>
            <w:sz w:val="22"/>
            <w:szCs w:val="22"/>
            <w:lang w:val="es-ES_tradnl" w:eastAsia="ja-JP"/>
          </w:rPr>
          <w:delText>las diferentes o</w:delText>
        </w:r>
      </w:del>
      <w:ins w:id="513" w:author="614n" w:date="2013-02-10T18:18:00Z">
        <w:r w:rsidR="00AD72C7">
          <w:rPr>
            <w:sz w:val="22"/>
            <w:szCs w:val="22"/>
            <w:lang w:val="es-ES_tradnl" w:eastAsia="ja-JP"/>
          </w:rPr>
          <w:t>o</w:t>
        </w:r>
      </w:ins>
      <w:r w:rsidRPr="008B4D26">
        <w:rPr>
          <w:sz w:val="22"/>
          <w:szCs w:val="22"/>
          <w:lang w:val="es-ES_tradnl" w:eastAsia="ja-JP"/>
        </w:rPr>
        <w:t>pciones que el usuario puede escoger</w:t>
      </w:r>
      <w:ins w:id="514" w:author="614n" w:date="2013-02-10T18:18:00Z">
        <w:r w:rsidR="00AD72C7">
          <w:rPr>
            <w:sz w:val="22"/>
            <w:szCs w:val="22"/>
            <w:lang w:val="es-ES_tradnl" w:eastAsia="ja-JP"/>
          </w:rPr>
          <w:t xml:space="preserve"> como el registro de una venta, el registro de productos.</w:t>
        </w:r>
      </w:ins>
      <w:del w:id="515" w:author="614n" w:date="2013-02-10T18:18:00Z">
        <w:r w:rsidRPr="008B4D26" w:rsidDel="00AD72C7">
          <w:rPr>
            <w:sz w:val="22"/>
            <w:szCs w:val="22"/>
            <w:lang w:val="es-ES_tradnl" w:eastAsia="ja-JP"/>
          </w:rPr>
          <w:delText xml:space="preserve"> en este tipo de negocio como son el registro de venta.</w:delText>
        </w:r>
      </w:del>
    </w:p>
    <w:p w:rsidR="002551F3" w:rsidRPr="002551F3" w:rsidRDefault="002551F3" w:rsidP="002551F3">
      <w:pPr>
        <w:tabs>
          <w:tab w:val="num" w:pos="851"/>
        </w:tabs>
        <w:spacing w:line="276" w:lineRule="auto"/>
        <w:ind w:left="426"/>
        <w:rPr>
          <w:sz w:val="22"/>
          <w:szCs w:val="22"/>
          <w:lang w:val="es-ES_tradnl" w:eastAsia="ja-JP"/>
        </w:rPr>
      </w:pPr>
    </w:p>
    <w:p w:rsidR="00C962B1" w:rsidRDefault="002551F3" w:rsidP="002551F3">
      <w:pPr>
        <w:tabs>
          <w:tab w:val="num" w:pos="851"/>
        </w:tabs>
        <w:spacing w:line="276" w:lineRule="auto"/>
        <w:ind w:left="426"/>
        <w:rPr>
          <w:sz w:val="22"/>
          <w:szCs w:val="22"/>
          <w:lang w:val="es-ES_tradnl" w:eastAsia="ja-JP"/>
        </w:rPr>
      </w:pPr>
      <w:r w:rsidRPr="007F0346">
        <w:rPr>
          <w:sz w:val="22"/>
          <w:szCs w:val="22"/>
          <w:lang w:val="es-ES_tradnl" w:eastAsia="ja-JP"/>
        </w:rPr>
        <w:t>A</w:t>
      </w:r>
      <w:r>
        <w:rPr>
          <w:sz w:val="22"/>
          <w:szCs w:val="22"/>
          <w:lang w:val="es-ES_tradnl" w:eastAsia="ja-JP"/>
        </w:rPr>
        <w:t xml:space="preserve">l momento de </w:t>
      </w:r>
      <w:ins w:id="516" w:author="614n" w:date="2013-02-10T18:30:00Z">
        <w:r w:rsidR="00EB1EA0">
          <w:rPr>
            <w:sz w:val="22"/>
            <w:szCs w:val="22"/>
            <w:lang w:val="es-ES_tradnl" w:eastAsia="ja-JP"/>
          </w:rPr>
          <w:t xml:space="preserve">registro de una </w:t>
        </w:r>
      </w:ins>
      <w:del w:id="517" w:author="614n" w:date="2013-02-10T18:30:00Z">
        <w:r w:rsidDel="00EB1EA0">
          <w:rPr>
            <w:sz w:val="22"/>
            <w:szCs w:val="22"/>
            <w:lang w:val="es-ES_tradnl" w:eastAsia="ja-JP"/>
          </w:rPr>
          <w:delText>la</w:delText>
        </w:r>
      </w:del>
      <w:del w:id="518" w:author="614n" w:date="2013-02-10T18:40:00Z">
        <w:r w:rsidDel="00E720EC">
          <w:rPr>
            <w:sz w:val="22"/>
            <w:szCs w:val="22"/>
            <w:lang w:val="es-ES_tradnl" w:eastAsia="ja-JP"/>
          </w:rPr>
          <w:delText xml:space="preserve"> </w:delText>
        </w:r>
      </w:del>
      <w:r>
        <w:rPr>
          <w:sz w:val="22"/>
          <w:szCs w:val="22"/>
          <w:lang w:val="es-ES_tradnl" w:eastAsia="ja-JP"/>
        </w:rPr>
        <w:t>venta</w:t>
      </w:r>
      <w:ins w:id="519" w:author="614n" w:date="2013-02-10T18:41:00Z">
        <w:r w:rsidR="00E720EC">
          <w:rPr>
            <w:sz w:val="22"/>
            <w:szCs w:val="22"/>
            <w:lang w:val="es-ES_tradnl" w:eastAsia="ja-JP"/>
          </w:rPr>
          <w:t xml:space="preserve">, el usuario puede registrar </w:t>
        </w:r>
      </w:ins>
      <w:ins w:id="520" w:author="614n" w:date="2013-02-10T18:42:00Z">
        <w:r w:rsidR="00E720EC">
          <w:rPr>
            <w:sz w:val="22"/>
            <w:szCs w:val="22"/>
            <w:lang w:val="es-ES_tradnl" w:eastAsia="ja-JP"/>
          </w:rPr>
          <w:t>un cliente nuevo</w:t>
        </w:r>
      </w:ins>
      <w:del w:id="521" w:author="614n" w:date="2013-02-10T18:42:00Z">
        <w:r w:rsidDel="00E720EC">
          <w:rPr>
            <w:sz w:val="22"/>
            <w:szCs w:val="22"/>
            <w:lang w:val="es-ES_tradnl" w:eastAsia="ja-JP"/>
          </w:rPr>
          <w:delText xml:space="preserve"> se muestra</w:delText>
        </w:r>
        <w:r w:rsidRPr="007F0346" w:rsidDel="00E720EC">
          <w:rPr>
            <w:sz w:val="22"/>
            <w:szCs w:val="22"/>
            <w:lang w:val="es-ES_tradnl" w:eastAsia="ja-JP"/>
          </w:rPr>
          <w:delText xml:space="preserve"> opciones cuando</w:delText>
        </w:r>
        <w:r w:rsidDel="00E720EC">
          <w:rPr>
            <w:sz w:val="22"/>
            <w:szCs w:val="22"/>
            <w:lang w:val="es-ES_tradnl" w:eastAsia="ja-JP"/>
          </w:rPr>
          <w:delText xml:space="preserve"> el cliente es nuevo </w:delText>
        </w:r>
      </w:del>
      <w:ins w:id="522" w:author="614n" w:date="2013-02-10T18:42:00Z">
        <w:r w:rsidR="00E720EC">
          <w:rPr>
            <w:sz w:val="22"/>
            <w:szCs w:val="22"/>
            <w:lang w:val="es-ES_tradnl" w:eastAsia="ja-JP"/>
          </w:rPr>
          <w:t xml:space="preserve">, y para eso </w:t>
        </w:r>
      </w:ins>
      <w:r>
        <w:rPr>
          <w:sz w:val="22"/>
          <w:szCs w:val="22"/>
          <w:lang w:val="es-ES_tradnl" w:eastAsia="ja-JP"/>
        </w:rPr>
        <w:t>se genera</w:t>
      </w:r>
      <w:r w:rsidRPr="007F0346">
        <w:rPr>
          <w:sz w:val="22"/>
          <w:szCs w:val="22"/>
          <w:lang w:val="es-ES_tradnl" w:eastAsia="ja-JP"/>
        </w:rPr>
        <w:t xml:space="preserve"> la siguiente pantalla en el cual muestra los datos principales para los clientes y también </w:t>
      </w:r>
      <w:r>
        <w:rPr>
          <w:sz w:val="22"/>
          <w:szCs w:val="22"/>
          <w:lang w:val="es-ES_tradnl" w:eastAsia="ja-JP"/>
        </w:rPr>
        <w:t xml:space="preserve">se </w:t>
      </w:r>
      <w:r w:rsidRPr="007F0346">
        <w:rPr>
          <w:sz w:val="22"/>
          <w:szCs w:val="22"/>
          <w:lang w:val="es-ES_tradnl" w:eastAsia="ja-JP"/>
        </w:rPr>
        <w:t>puede generar una búsqueda</w:t>
      </w:r>
      <w:r>
        <w:rPr>
          <w:sz w:val="22"/>
          <w:szCs w:val="22"/>
          <w:lang w:val="es-ES_tradnl" w:eastAsia="ja-JP"/>
        </w:rPr>
        <w:t xml:space="preserve"> como se muestra en la figura 2.2.</w:t>
      </w:r>
    </w:p>
    <w:p w:rsidR="002551F3" w:rsidRDefault="002551F3" w:rsidP="002551F3">
      <w:pPr>
        <w:keepNext/>
        <w:tabs>
          <w:tab w:val="num" w:pos="851"/>
        </w:tabs>
        <w:spacing w:line="276" w:lineRule="auto"/>
        <w:ind w:left="426"/>
      </w:pPr>
      <w:r>
        <w:rPr>
          <w:noProof/>
          <w:lang w:val="es-PE" w:eastAsia="es-PE"/>
        </w:rPr>
        <w:lastRenderedPageBreak/>
        <w:drawing>
          <wp:inline distT="0" distB="0" distL="0" distR="0" wp14:anchorId="7F61A976" wp14:editId="60AF145E">
            <wp:extent cx="5039833" cy="3400589"/>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8725" cy="3399841"/>
                    </a:xfrm>
                    <a:prstGeom prst="rect">
                      <a:avLst/>
                    </a:prstGeom>
                    <a:noFill/>
                    <a:ln>
                      <a:noFill/>
                    </a:ln>
                  </pic:spPr>
                </pic:pic>
              </a:graphicData>
            </a:graphic>
          </wp:inline>
        </w:drawing>
      </w:r>
    </w:p>
    <w:p w:rsidR="002551F3" w:rsidRDefault="002551F3" w:rsidP="002551F3">
      <w:pPr>
        <w:pStyle w:val="Epgrafe"/>
        <w:jc w:val="center"/>
        <w:rPr>
          <w:sz w:val="22"/>
          <w:szCs w:val="22"/>
          <w:lang w:val="es-ES_tradnl" w:eastAsia="ja-JP"/>
        </w:rPr>
      </w:pPr>
      <w:bookmarkStart w:id="523" w:name="_Toc348197049"/>
      <w:r>
        <w:t xml:space="preserve">Figura </w:t>
      </w:r>
      <w:r w:rsidR="008E1D53">
        <w:fldChar w:fldCharType="begin"/>
      </w:r>
      <w:r w:rsidR="008E1D53">
        <w:instrText xml:space="preserve"> STYLEREF 1 \s </w:instrText>
      </w:r>
      <w:r w:rsidR="008E1D53">
        <w:fldChar w:fldCharType="separate"/>
      </w:r>
      <w:r w:rsidR="00213F48">
        <w:rPr>
          <w:noProof/>
        </w:rPr>
        <w:t>2</w:t>
      </w:r>
      <w:r w:rsidR="008E1D53">
        <w:fldChar w:fldCharType="end"/>
      </w:r>
      <w:r w:rsidR="008E1D53">
        <w:t>.</w:t>
      </w:r>
      <w:r w:rsidR="008E1D53">
        <w:fldChar w:fldCharType="begin"/>
      </w:r>
      <w:r w:rsidR="008E1D53">
        <w:instrText xml:space="preserve"> SEQ Figura \* ARABIC \s 1 </w:instrText>
      </w:r>
      <w:r w:rsidR="008E1D53">
        <w:fldChar w:fldCharType="separate"/>
      </w:r>
      <w:r w:rsidR="00213F48">
        <w:rPr>
          <w:noProof/>
        </w:rPr>
        <w:t>2</w:t>
      </w:r>
      <w:r w:rsidR="008E1D53">
        <w:fldChar w:fldCharType="end"/>
      </w:r>
      <w:r>
        <w:t xml:space="preserve">: Modulo de Ventas de </w:t>
      </w:r>
      <w:proofErr w:type="spellStart"/>
      <w:r>
        <w:t>Soft</w:t>
      </w:r>
      <w:proofErr w:type="spellEnd"/>
      <w:r>
        <w:t>-Restaurant</w:t>
      </w:r>
      <w:bookmarkEnd w:id="523"/>
      <w:ins w:id="524" w:author="614n" w:date="2013-02-10T20:55:00Z">
        <w:r w:rsidR="008F106B">
          <w:t xml:space="preserve"> </w:t>
        </w:r>
      </w:ins>
      <w:ins w:id="525" w:author="614n" w:date="2013-02-10T20:56:00Z">
        <w:r w:rsidR="008F106B">
          <w:t xml:space="preserve">Fuente de la página de </w:t>
        </w:r>
        <w:proofErr w:type="spellStart"/>
        <w:r w:rsidR="008F106B">
          <w:t>Soft</w:t>
        </w:r>
        <w:proofErr w:type="spellEnd"/>
        <w:r w:rsidR="008F106B">
          <w:t>-Restaurant “</w:t>
        </w:r>
        <w:r w:rsidR="008F106B" w:rsidRPr="008F106B">
          <w:t>http://www.softrestaurant.mx/</w:t>
        </w:r>
        <w:r w:rsidR="008F106B">
          <w:t>”</w:t>
        </w:r>
      </w:ins>
    </w:p>
    <w:p w:rsidR="002551F3" w:rsidRDefault="002551F3" w:rsidP="002551F3">
      <w:pPr>
        <w:tabs>
          <w:tab w:val="num" w:pos="851"/>
        </w:tabs>
        <w:spacing w:line="276" w:lineRule="auto"/>
        <w:ind w:left="426"/>
        <w:rPr>
          <w:sz w:val="22"/>
          <w:szCs w:val="22"/>
          <w:lang w:val="es-ES_tradnl" w:eastAsia="ja-JP"/>
        </w:rPr>
      </w:pPr>
    </w:p>
    <w:p w:rsidR="002551F3" w:rsidRPr="002551F3" w:rsidRDefault="002551F3" w:rsidP="002551F3">
      <w:pPr>
        <w:pStyle w:val="Prrafodelista"/>
        <w:numPr>
          <w:ilvl w:val="2"/>
          <w:numId w:val="6"/>
        </w:numPr>
        <w:ind w:left="567" w:hanging="425"/>
        <w:outlineLvl w:val="2"/>
        <w:rPr>
          <w:rFonts w:asciiTheme="minorHAnsi" w:hAnsiTheme="minorHAnsi" w:cstheme="minorHAnsi"/>
          <w:b/>
          <w:lang w:val="es-ES_tradnl" w:eastAsia="ja-JP"/>
        </w:rPr>
      </w:pPr>
      <w:bookmarkStart w:id="526" w:name="_Toc342249975"/>
      <w:r w:rsidRPr="002551F3">
        <w:rPr>
          <w:rFonts w:asciiTheme="minorHAnsi" w:hAnsiTheme="minorHAnsi" w:cstheme="minorHAnsi"/>
          <w:b/>
          <w:lang w:val="es-ES_tradnl" w:eastAsia="ja-JP"/>
        </w:rPr>
        <w:t xml:space="preserve">Solución POS </w:t>
      </w:r>
      <w:proofErr w:type="spellStart"/>
      <w:r w:rsidRPr="002551F3">
        <w:rPr>
          <w:rFonts w:asciiTheme="minorHAnsi" w:hAnsiTheme="minorHAnsi" w:cstheme="minorHAnsi"/>
          <w:b/>
          <w:lang w:val="es-ES_tradnl" w:eastAsia="ja-JP"/>
        </w:rPr>
        <w:t>Fast</w:t>
      </w:r>
      <w:proofErr w:type="spellEnd"/>
      <w:r w:rsidRPr="002551F3">
        <w:rPr>
          <w:rFonts w:asciiTheme="minorHAnsi" w:hAnsiTheme="minorHAnsi" w:cstheme="minorHAnsi"/>
          <w:b/>
          <w:lang w:val="es-ES_tradnl" w:eastAsia="ja-JP"/>
        </w:rPr>
        <w:t xml:space="preserve"> </w:t>
      </w:r>
      <w:proofErr w:type="spellStart"/>
      <w:r w:rsidRPr="002551F3">
        <w:rPr>
          <w:rFonts w:asciiTheme="minorHAnsi" w:hAnsiTheme="minorHAnsi" w:cstheme="minorHAnsi"/>
          <w:b/>
          <w:lang w:val="es-ES_tradnl" w:eastAsia="ja-JP"/>
        </w:rPr>
        <w:t>Food</w:t>
      </w:r>
      <w:bookmarkEnd w:id="526"/>
      <w:proofErr w:type="spellEnd"/>
    </w:p>
    <w:p w:rsidR="002551F3" w:rsidRPr="002551F3" w:rsidRDefault="002551F3" w:rsidP="002551F3">
      <w:pPr>
        <w:tabs>
          <w:tab w:val="num" w:pos="851"/>
        </w:tabs>
        <w:spacing w:line="276" w:lineRule="auto"/>
        <w:ind w:left="426"/>
        <w:rPr>
          <w:sz w:val="22"/>
          <w:szCs w:val="22"/>
          <w:lang w:val="es-ES_tradnl" w:eastAsia="ja-JP"/>
        </w:rPr>
      </w:pPr>
      <w:r w:rsidRPr="002551F3">
        <w:rPr>
          <w:sz w:val="22"/>
          <w:szCs w:val="22"/>
          <w:lang w:val="es-ES_tradnl" w:eastAsia="ja-JP"/>
        </w:rPr>
        <w:t xml:space="preserve">La empresa Solvermedia ofrece el software POS </w:t>
      </w:r>
      <w:proofErr w:type="spellStart"/>
      <w:r w:rsidRPr="002551F3">
        <w:rPr>
          <w:sz w:val="22"/>
          <w:szCs w:val="22"/>
          <w:lang w:val="es-ES_tradnl" w:eastAsia="ja-JP"/>
        </w:rPr>
        <w:t>Fast</w:t>
      </w:r>
      <w:proofErr w:type="spellEnd"/>
      <w:r w:rsidRPr="002551F3">
        <w:rPr>
          <w:sz w:val="22"/>
          <w:szCs w:val="22"/>
          <w:lang w:val="es-ES_tradnl" w:eastAsia="ja-JP"/>
        </w:rPr>
        <w:t xml:space="preserve"> </w:t>
      </w:r>
      <w:proofErr w:type="spellStart"/>
      <w:r w:rsidRPr="002551F3">
        <w:rPr>
          <w:sz w:val="22"/>
          <w:szCs w:val="22"/>
          <w:lang w:val="es-ES_tradnl" w:eastAsia="ja-JP"/>
        </w:rPr>
        <w:t>Food</w:t>
      </w:r>
      <w:proofErr w:type="spellEnd"/>
      <w:r w:rsidRPr="002551F3">
        <w:rPr>
          <w:sz w:val="22"/>
          <w:szCs w:val="22"/>
          <w:lang w:val="es-ES_tradnl" w:eastAsia="ja-JP"/>
        </w:rPr>
        <w:t xml:space="preserve"> que es una aplicación desktop orientada principalmente a negocios de comidas rápidas. Esta aplicación cubre la administración de un local del negocio, las ventas realizadas en el día; además, se puede administrar los clientes el personal asignando un perfil determinado. También, con esta aplicación, se puede administrar los productos y asociarlos a una promoción determinada. En el módulo de ventas como se puede observar en la </w:t>
      </w:r>
      <w:ins w:id="527" w:author="614n" w:date="2013-04-03T19:32:00Z">
        <w:r w:rsidR="001016CF">
          <w:rPr>
            <w:sz w:val="22"/>
            <w:szCs w:val="22"/>
            <w:lang w:val="es-ES_tradnl" w:eastAsia="ja-JP"/>
          </w:rPr>
          <w:t>F</w:t>
        </w:r>
      </w:ins>
      <w:del w:id="528" w:author="614n" w:date="2013-04-03T19:32:00Z">
        <w:r w:rsidRPr="002551F3" w:rsidDel="001016CF">
          <w:rPr>
            <w:sz w:val="22"/>
            <w:szCs w:val="22"/>
            <w:lang w:val="es-ES_tradnl" w:eastAsia="ja-JP"/>
          </w:rPr>
          <w:delText>f</w:delText>
        </w:r>
      </w:del>
      <w:r w:rsidRPr="002551F3">
        <w:rPr>
          <w:sz w:val="22"/>
          <w:szCs w:val="22"/>
          <w:lang w:val="es-ES_tradnl" w:eastAsia="ja-JP"/>
        </w:rPr>
        <w:t>igura 2.3 puede muestra gráficamente los diferentes productos, además, se ve un detalle de la venta con su precio unitario y el monto total de la venta.</w:t>
      </w: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r>
        <w:rPr>
          <w:noProof/>
          <w:lang w:val="es-PE" w:eastAsia="es-PE"/>
        </w:rPr>
        <mc:AlternateContent>
          <mc:Choice Requires="wps">
            <w:drawing>
              <wp:anchor distT="0" distB="0" distL="114300" distR="114300" simplePos="0" relativeHeight="251665408" behindDoc="0" locked="0" layoutInCell="1" allowOverlap="1" wp14:anchorId="238EFFF3" wp14:editId="3FFDC925">
                <wp:simplePos x="0" y="0"/>
                <wp:positionH relativeFrom="column">
                  <wp:posOffset>398145</wp:posOffset>
                </wp:positionH>
                <wp:positionV relativeFrom="paragraph">
                  <wp:posOffset>3133725</wp:posOffset>
                </wp:positionV>
                <wp:extent cx="4867275" cy="635"/>
                <wp:effectExtent l="0" t="0" r="0" b="0"/>
                <wp:wrapSquare wrapText="bothSides"/>
                <wp:docPr id="6" name="6 Cuadro de texto"/>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a:effectLst/>
                      </wps:spPr>
                      <wps:txbx>
                        <w:txbxContent>
                          <w:p w:rsidR="009F23A1" w:rsidRPr="00152479" w:rsidRDefault="009F23A1" w:rsidP="002551F3">
                            <w:pPr>
                              <w:pStyle w:val="Epgrafe"/>
                              <w:jc w:val="center"/>
                              <w:rPr>
                                <w:noProof/>
                              </w:rPr>
                            </w:pPr>
                            <w:bookmarkStart w:id="529" w:name="_Toc348197050"/>
                            <w:r>
                              <w:t xml:space="preserve">Figura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Figura \* ARABIC \s 1 </w:instrText>
                            </w:r>
                            <w:r>
                              <w:fldChar w:fldCharType="separate"/>
                            </w:r>
                            <w:r>
                              <w:rPr>
                                <w:noProof/>
                              </w:rPr>
                              <w:t>3</w:t>
                            </w:r>
                            <w:r>
                              <w:fldChar w:fldCharType="end"/>
                            </w:r>
                            <w:r>
                              <w:t xml:space="preserve">: Modulo de ventas de </w:t>
                            </w:r>
                            <w:proofErr w:type="spellStart"/>
                            <w:r>
                              <w:t>Fast</w:t>
                            </w:r>
                            <w:proofErr w:type="spellEnd"/>
                            <w:r>
                              <w:t xml:space="preserve"> </w:t>
                            </w:r>
                            <w:proofErr w:type="spellStart"/>
                            <w:r>
                              <w:t>Food</w:t>
                            </w:r>
                            <w:bookmarkEnd w:id="529"/>
                            <w:proofErr w:type="spellEnd"/>
                            <w:ins w:id="530" w:author="614n" w:date="2013-02-10T20:55:00Z">
                              <w:r>
                                <w:t xml:space="preserve">-Fuente de la </w:t>
                              </w:r>
                            </w:ins>
                            <w:ins w:id="531" w:author="614n" w:date="2013-02-10T20:56:00Z">
                              <w:r>
                                <w:t>página</w:t>
                              </w:r>
                            </w:ins>
                            <w:ins w:id="532" w:author="614n" w:date="2013-02-10T20:55:00Z">
                              <w:r>
                                <w:t xml:space="preserve"> de Solvermedia</w:t>
                              </w:r>
                            </w:ins>
                            <w:ins w:id="533" w:author="614n" w:date="2013-02-10T20:57:00Z">
                              <w:r>
                                <w:t xml:space="preserve"> “</w:t>
                              </w:r>
                              <w:r w:rsidRPr="008F106B">
                                <w:t>http://www.solvermedia.com/es/</w:t>
                              </w:r>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 Cuadro de texto" o:spid="_x0000_s1027" type="#_x0000_t202" style="position:absolute;left:0;text-align:left;margin-left:31.35pt;margin-top:246.75pt;width:383.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" stroked="f">
                <v:textbox style="mso-fit-shape-to-text:t" inset="0,0,0,0">
                  <w:txbxContent>
                    <w:p w:rsidR="009F23A1" w:rsidRPr="00152479" w:rsidRDefault="009F23A1" w:rsidP="002551F3">
                      <w:pPr>
                        <w:pStyle w:val="Epgrafe"/>
                        <w:jc w:val="center"/>
                        <w:rPr>
                          <w:noProof/>
                        </w:rPr>
                      </w:pPr>
                      <w:bookmarkStart w:id="534" w:name="_Toc348197050"/>
                      <w:r>
                        <w:t xml:space="preserve">Figura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Figura \* ARABIC \s 1 </w:instrText>
                      </w:r>
                      <w:r>
                        <w:fldChar w:fldCharType="separate"/>
                      </w:r>
                      <w:r>
                        <w:rPr>
                          <w:noProof/>
                        </w:rPr>
                        <w:t>3</w:t>
                      </w:r>
                      <w:r>
                        <w:fldChar w:fldCharType="end"/>
                      </w:r>
                      <w:r>
                        <w:t xml:space="preserve">: Modulo de ventas de </w:t>
                      </w:r>
                      <w:proofErr w:type="spellStart"/>
                      <w:r>
                        <w:t>Fast</w:t>
                      </w:r>
                      <w:proofErr w:type="spellEnd"/>
                      <w:r>
                        <w:t xml:space="preserve"> </w:t>
                      </w:r>
                      <w:proofErr w:type="spellStart"/>
                      <w:r>
                        <w:t>Food</w:t>
                      </w:r>
                      <w:bookmarkEnd w:id="534"/>
                      <w:proofErr w:type="spellEnd"/>
                      <w:ins w:id="535" w:author="614n" w:date="2013-02-10T20:55:00Z">
                        <w:r>
                          <w:t xml:space="preserve">-Fuente de la </w:t>
                        </w:r>
                      </w:ins>
                      <w:ins w:id="536" w:author="614n" w:date="2013-02-10T20:56:00Z">
                        <w:r>
                          <w:t>página</w:t>
                        </w:r>
                      </w:ins>
                      <w:ins w:id="537" w:author="614n" w:date="2013-02-10T20:55:00Z">
                        <w:r>
                          <w:t xml:space="preserve"> de Solvermedia</w:t>
                        </w:r>
                      </w:ins>
                      <w:ins w:id="538" w:author="614n" w:date="2013-02-10T20:57:00Z">
                        <w:r>
                          <w:t xml:space="preserve"> “</w:t>
                        </w:r>
                        <w:r w:rsidRPr="008F106B">
                          <w:t>http://www.solvermedia.com/es/</w:t>
                        </w:r>
                        <w:r>
                          <w:t>”</w:t>
                        </w:r>
                      </w:ins>
                    </w:p>
                  </w:txbxContent>
                </v:textbox>
                <w10:wrap type="square"/>
              </v:shape>
            </w:pict>
          </mc:Fallback>
        </mc:AlternateContent>
      </w:r>
      <w:r w:rsidRPr="008B4D26">
        <w:rPr>
          <w:noProof/>
          <w:sz w:val="22"/>
          <w:szCs w:val="22"/>
          <w:lang w:val="es-PE" w:eastAsia="es-PE"/>
        </w:rPr>
        <w:drawing>
          <wp:anchor distT="0" distB="0" distL="114300" distR="114300" simplePos="0" relativeHeight="251663360" behindDoc="0" locked="0" layoutInCell="1" allowOverlap="1" wp14:anchorId="7DC4A315" wp14:editId="7BB1509D">
            <wp:simplePos x="0" y="0"/>
            <wp:positionH relativeFrom="column">
              <wp:posOffset>398145</wp:posOffset>
            </wp:positionH>
            <wp:positionV relativeFrom="paragraph">
              <wp:posOffset>28575</wp:posOffset>
            </wp:positionV>
            <wp:extent cx="4867275" cy="304800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60"/>
                    <a:stretch/>
                  </pic:blipFill>
                  <pic:spPr bwMode="auto">
                    <a:xfrm>
                      <a:off x="0" y="0"/>
                      <a:ext cx="4867275" cy="3048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ins w:id="539" w:author="614n" w:date="2013-02-09T22:44:00Z"/>
          <w:sz w:val="22"/>
          <w:szCs w:val="22"/>
          <w:lang w:val="es-ES_tradnl" w:eastAsia="ja-JP"/>
        </w:rPr>
      </w:pPr>
    </w:p>
    <w:p w:rsidR="00441A9D" w:rsidRDefault="00441A9D" w:rsidP="002551F3">
      <w:pPr>
        <w:tabs>
          <w:tab w:val="num" w:pos="851"/>
        </w:tabs>
        <w:spacing w:line="276" w:lineRule="auto"/>
        <w:ind w:left="426"/>
        <w:rPr>
          <w:sz w:val="22"/>
          <w:szCs w:val="22"/>
          <w:lang w:val="es-ES_tradnl" w:eastAsia="ja-JP"/>
        </w:rPr>
      </w:pPr>
    </w:p>
    <w:p w:rsidR="003B464E" w:rsidRPr="008B4D26" w:rsidRDefault="003B464E" w:rsidP="003B464E">
      <w:pPr>
        <w:tabs>
          <w:tab w:val="num" w:pos="851"/>
        </w:tabs>
        <w:spacing w:line="276" w:lineRule="auto"/>
        <w:ind w:left="426"/>
        <w:rPr>
          <w:sz w:val="22"/>
          <w:szCs w:val="22"/>
          <w:lang w:val="es-ES_tradnl" w:eastAsia="ja-JP"/>
        </w:rPr>
      </w:pPr>
      <w:r>
        <w:rPr>
          <w:sz w:val="22"/>
          <w:szCs w:val="22"/>
          <w:lang w:val="es-ES_tradnl" w:eastAsia="ja-JP"/>
        </w:rPr>
        <w:lastRenderedPageBreak/>
        <w:t>Por otro lado, una desventaja que tiene la aplicación es de no administrar los productos que ingresan al almacén; además, no se puede administrar las distintas sucursales que tiene la empresa porque la aplicación no es Web.</w:t>
      </w:r>
    </w:p>
    <w:p w:rsidR="002551F3" w:rsidRDefault="002551F3" w:rsidP="002551F3">
      <w:pPr>
        <w:tabs>
          <w:tab w:val="num" w:pos="851"/>
        </w:tabs>
        <w:spacing w:line="276" w:lineRule="auto"/>
        <w:ind w:left="426"/>
        <w:rPr>
          <w:sz w:val="22"/>
          <w:szCs w:val="22"/>
          <w:lang w:val="es-ES_tradnl" w:eastAsia="ja-JP"/>
        </w:rPr>
      </w:pPr>
    </w:p>
    <w:p w:rsidR="002551F3" w:rsidRPr="005B2266" w:rsidRDefault="005B2266" w:rsidP="005B2266">
      <w:pPr>
        <w:pStyle w:val="Ttulo2"/>
        <w:numPr>
          <w:ilvl w:val="1"/>
          <w:numId w:val="6"/>
        </w:numPr>
        <w:ind w:left="426" w:hanging="426"/>
        <w:rPr>
          <w:color w:val="auto"/>
          <w:sz w:val="24"/>
          <w:szCs w:val="24"/>
          <w:lang w:val="es-PE"/>
        </w:rPr>
      </w:pPr>
      <w:bookmarkStart w:id="540" w:name="_Toc342249976"/>
      <w:r w:rsidRPr="005B2266">
        <w:rPr>
          <w:color w:val="auto"/>
          <w:sz w:val="24"/>
          <w:szCs w:val="24"/>
          <w:lang w:val="es-PE"/>
        </w:rPr>
        <w:t>Discusiones sobre resultados de la revisión del estado de arte</w:t>
      </w:r>
      <w:bookmarkEnd w:id="540"/>
    </w:p>
    <w:p w:rsidR="002551F3" w:rsidRDefault="002551F3" w:rsidP="002551F3">
      <w:pPr>
        <w:tabs>
          <w:tab w:val="num" w:pos="851"/>
        </w:tabs>
        <w:spacing w:line="276" w:lineRule="auto"/>
        <w:ind w:left="426"/>
        <w:rPr>
          <w:sz w:val="22"/>
          <w:szCs w:val="22"/>
          <w:lang w:val="es-ES_tradnl" w:eastAsia="ja-JP"/>
        </w:rPr>
      </w:pPr>
    </w:p>
    <w:p w:rsidR="00913AA8" w:rsidRDefault="00913AA8" w:rsidP="00913AA8">
      <w:pPr>
        <w:tabs>
          <w:tab w:val="num" w:pos="851"/>
        </w:tabs>
        <w:spacing w:line="276" w:lineRule="auto"/>
        <w:ind w:left="426"/>
        <w:rPr>
          <w:sz w:val="22"/>
          <w:szCs w:val="22"/>
          <w:lang w:val="es-ES_tradnl" w:eastAsia="ja-JP"/>
        </w:rPr>
      </w:pPr>
      <w:r>
        <w:rPr>
          <w:sz w:val="22"/>
          <w:szCs w:val="22"/>
          <w:lang w:val="es-ES_tradnl" w:eastAsia="ja-JP"/>
        </w:rPr>
        <w:t xml:space="preserve">Como se puede observar en la tabla 2.1, con respecto a la característica del sistema web, la solución de Starbucks presenta un sistema web; pero, en la aplicación </w:t>
      </w:r>
      <w:proofErr w:type="spellStart"/>
      <w:r>
        <w:rPr>
          <w:sz w:val="22"/>
          <w:szCs w:val="22"/>
          <w:lang w:val="es-ES_tradnl" w:eastAsia="ja-JP"/>
        </w:rPr>
        <w:t>Soft</w:t>
      </w:r>
      <w:proofErr w:type="spellEnd"/>
      <w:r>
        <w:rPr>
          <w:sz w:val="22"/>
          <w:szCs w:val="22"/>
          <w:lang w:val="es-ES_tradnl" w:eastAsia="ja-JP"/>
        </w:rPr>
        <w:t xml:space="preserve">-Restaurant y la aplicación Pos </w:t>
      </w:r>
      <w:proofErr w:type="spellStart"/>
      <w:r>
        <w:rPr>
          <w:sz w:val="22"/>
          <w:szCs w:val="22"/>
          <w:lang w:val="es-ES_tradnl" w:eastAsia="ja-JP"/>
        </w:rPr>
        <w:t>Fast</w:t>
      </w:r>
      <w:proofErr w:type="spellEnd"/>
      <w:r>
        <w:rPr>
          <w:sz w:val="22"/>
          <w:szCs w:val="22"/>
          <w:lang w:val="es-ES_tradnl" w:eastAsia="ja-JP"/>
        </w:rPr>
        <w:t xml:space="preserve"> </w:t>
      </w:r>
      <w:proofErr w:type="spellStart"/>
      <w:r>
        <w:rPr>
          <w:sz w:val="22"/>
          <w:szCs w:val="22"/>
          <w:lang w:val="es-ES_tradnl" w:eastAsia="ja-JP"/>
        </w:rPr>
        <w:t>Food</w:t>
      </w:r>
      <w:proofErr w:type="spellEnd"/>
      <w:r>
        <w:rPr>
          <w:sz w:val="22"/>
          <w:szCs w:val="22"/>
          <w:lang w:val="es-ES_tradnl" w:eastAsia="ja-JP"/>
        </w:rPr>
        <w:t xml:space="preserve"> solo presentan una aplicación de escritorio.</w:t>
      </w:r>
    </w:p>
    <w:p w:rsidR="00913AA8" w:rsidRDefault="00913AA8" w:rsidP="00913AA8">
      <w:pPr>
        <w:tabs>
          <w:tab w:val="num" w:pos="851"/>
        </w:tabs>
        <w:spacing w:line="276" w:lineRule="auto"/>
        <w:ind w:left="426"/>
        <w:rPr>
          <w:sz w:val="22"/>
          <w:szCs w:val="22"/>
          <w:lang w:val="es-ES_tradnl" w:eastAsia="ja-JP"/>
        </w:rPr>
      </w:pPr>
      <w:r>
        <w:rPr>
          <w:sz w:val="22"/>
          <w:szCs w:val="22"/>
          <w:lang w:val="es-ES_tradnl" w:eastAsia="ja-JP"/>
        </w:rPr>
        <w:t xml:space="preserve">Con relación al costo de mantenimiento, los sistemas tienen un alto costo para mantenerlos o generar cambios en el sistema; por ende, las empresas de cafeterías, que adquieren los sistemas de terceros, necesitan un sistema bajo la modalidad de código abierto para que una persona que conozca el lenguaje de programación pueda realizar cambios al sistema a medida que el negocio prospere y cambie. </w:t>
      </w:r>
    </w:p>
    <w:p w:rsidR="00913AA8" w:rsidRDefault="00913AA8" w:rsidP="00913AA8">
      <w:pPr>
        <w:tabs>
          <w:tab w:val="num" w:pos="851"/>
        </w:tabs>
        <w:spacing w:line="276" w:lineRule="auto"/>
        <w:ind w:left="426"/>
        <w:rPr>
          <w:sz w:val="22"/>
          <w:szCs w:val="22"/>
          <w:lang w:val="es-ES_tradnl" w:eastAsia="ja-JP"/>
        </w:rPr>
      </w:pPr>
      <w:r>
        <w:rPr>
          <w:sz w:val="22"/>
          <w:szCs w:val="22"/>
          <w:lang w:val="es-ES_tradnl" w:eastAsia="ja-JP"/>
        </w:rPr>
        <w:t>Los sistemas que ofrecen las distintas empresas, contemplan con los requisitos mininos para este tipo de negocios. Además, estos sistemas ofrecen una interfaz fácil de manejar y contemplan con las diferentes funcionalidades.</w:t>
      </w:r>
    </w:p>
    <w:p w:rsidR="002551F3" w:rsidRDefault="00913AA8" w:rsidP="00913AA8">
      <w:pPr>
        <w:tabs>
          <w:tab w:val="num" w:pos="851"/>
        </w:tabs>
        <w:spacing w:line="276" w:lineRule="auto"/>
        <w:ind w:left="426"/>
        <w:rPr>
          <w:sz w:val="22"/>
          <w:szCs w:val="22"/>
          <w:lang w:val="es-ES_tradnl" w:eastAsia="ja-JP"/>
        </w:rPr>
      </w:pPr>
      <w:r>
        <w:rPr>
          <w:sz w:val="22"/>
          <w:szCs w:val="22"/>
          <w:lang w:val="es-ES_tradnl" w:eastAsia="ja-JP"/>
        </w:rPr>
        <w:t xml:space="preserve">Otra diferencia que hay entre los tres sistemas son los reportes vía Web, los sistemas </w:t>
      </w:r>
      <w:proofErr w:type="spellStart"/>
      <w:r>
        <w:rPr>
          <w:sz w:val="22"/>
          <w:szCs w:val="22"/>
          <w:lang w:val="es-ES_tradnl" w:eastAsia="ja-JP"/>
        </w:rPr>
        <w:t>Soft</w:t>
      </w:r>
      <w:proofErr w:type="spellEnd"/>
      <w:r>
        <w:rPr>
          <w:sz w:val="22"/>
          <w:szCs w:val="22"/>
          <w:lang w:val="es-ES_tradnl" w:eastAsia="ja-JP"/>
        </w:rPr>
        <w:t xml:space="preserve">-Restaurant y Pos </w:t>
      </w:r>
      <w:proofErr w:type="spellStart"/>
      <w:r>
        <w:rPr>
          <w:sz w:val="22"/>
          <w:szCs w:val="22"/>
          <w:lang w:val="es-ES_tradnl" w:eastAsia="ja-JP"/>
        </w:rPr>
        <w:t>Fast</w:t>
      </w:r>
      <w:proofErr w:type="spellEnd"/>
      <w:r>
        <w:rPr>
          <w:sz w:val="22"/>
          <w:szCs w:val="22"/>
          <w:lang w:val="es-ES_tradnl" w:eastAsia="ja-JP"/>
        </w:rPr>
        <w:t xml:space="preserve"> </w:t>
      </w:r>
      <w:proofErr w:type="spellStart"/>
      <w:r>
        <w:rPr>
          <w:sz w:val="22"/>
          <w:szCs w:val="22"/>
          <w:lang w:val="es-ES_tradnl" w:eastAsia="ja-JP"/>
        </w:rPr>
        <w:t>Food</w:t>
      </w:r>
      <w:proofErr w:type="spellEnd"/>
      <w:r>
        <w:rPr>
          <w:sz w:val="22"/>
          <w:szCs w:val="22"/>
          <w:lang w:val="es-ES_tradnl" w:eastAsia="ja-JP"/>
        </w:rPr>
        <w:t xml:space="preserve"> al no ser un sistemas Web no cuentan con la facilidad de la generar reportes constantes de las diferentes sucursales que puede tener la empresa; en cambio, el sistema de Starbucks cuenta con un subsistema para la generación de reportes. Por ende, es necesario que la aplicación tenga un subsistema para la generación de reportes para así facilitar la toma de decisiones al gerente sin necesidad de ir a la empresa.</w:t>
      </w:r>
    </w:p>
    <w:p w:rsidR="00913AA8" w:rsidRDefault="00913AA8" w:rsidP="00913AA8">
      <w:pPr>
        <w:pStyle w:val="Epgrafe"/>
        <w:framePr w:hSpace="141" w:wrap="around" w:vAnchor="text" w:hAnchor="page" w:x="5080" w:y="5117"/>
        <w:jc w:val="center"/>
      </w:pPr>
      <w:bookmarkStart w:id="541" w:name="_Toc348197060"/>
      <w:r>
        <w:t xml:space="preserve">Tabla </w:t>
      </w:r>
      <w:r w:rsidR="00F600D6">
        <w:fldChar w:fldCharType="begin"/>
      </w:r>
      <w:r w:rsidR="00F600D6">
        <w:instrText xml:space="preserve"> STYLEREF 1 \s </w:instrText>
      </w:r>
      <w:r w:rsidR="00F600D6">
        <w:fldChar w:fldCharType="separate"/>
      </w:r>
      <w:r w:rsidR="00213F48">
        <w:rPr>
          <w:noProof/>
        </w:rPr>
        <w:t>2</w:t>
      </w:r>
      <w:r w:rsidR="00F600D6">
        <w:fldChar w:fldCharType="end"/>
      </w:r>
      <w:r w:rsidR="00F600D6">
        <w:t>.</w:t>
      </w:r>
      <w:r w:rsidR="00F600D6">
        <w:fldChar w:fldCharType="begin"/>
      </w:r>
      <w:r w:rsidR="00F600D6">
        <w:instrText xml:space="preserve"> SEQ Tabla \* ARABIC \s 1 </w:instrText>
      </w:r>
      <w:r w:rsidR="00F600D6">
        <w:fldChar w:fldCharType="separate"/>
      </w:r>
      <w:r w:rsidR="00213F48">
        <w:rPr>
          <w:noProof/>
        </w:rPr>
        <w:t>1</w:t>
      </w:r>
      <w:r w:rsidR="00F600D6">
        <w:fldChar w:fldCharType="end"/>
      </w:r>
      <w:r>
        <w:t>: Tabla Comparativa</w:t>
      </w:r>
      <w:bookmarkEnd w:id="541"/>
    </w:p>
    <w:p w:rsidR="00913AA8" w:rsidRDefault="00913AA8" w:rsidP="00913AA8">
      <w:pPr>
        <w:tabs>
          <w:tab w:val="num" w:pos="851"/>
        </w:tabs>
        <w:spacing w:line="276" w:lineRule="auto"/>
        <w:ind w:left="426"/>
        <w:rPr>
          <w:sz w:val="22"/>
          <w:szCs w:val="22"/>
          <w:lang w:val="es-ES_tradnl" w:eastAsia="ja-JP"/>
        </w:rPr>
      </w:pPr>
    </w:p>
    <w:tbl>
      <w:tblPr>
        <w:tblStyle w:val="Tablaconlista4"/>
        <w:tblpPr w:leftFromText="141" w:rightFromText="141" w:vertAnchor="text" w:horzAnchor="margin" w:tblpY="-57"/>
        <w:tblW w:w="493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542" w:author="614n" w:date="2013-02-10T18:52:00Z">
          <w:tblPr>
            <w:tblStyle w:val="Tablaconlista4"/>
            <w:tblpPr w:leftFromText="141" w:rightFromText="141" w:vertAnchor="text" w:horzAnchor="margin" w:tblpY="-57"/>
            <w:tblW w:w="5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374"/>
        <w:gridCol w:w="1282"/>
        <w:gridCol w:w="1843"/>
        <w:gridCol w:w="1416"/>
        <w:gridCol w:w="1416"/>
        <w:tblGridChange w:id="543">
          <w:tblGrid>
            <w:gridCol w:w="2373"/>
            <w:gridCol w:w="1281"/>
            <w:gridCol w:w="1843"/>
            <w:gridCol w:w="1417"/>
            <w:gridCol w:w="1417"/>
          </w:tblGrid>
        </w:tblGridChange>
      </w:tblGrid>
      <w:tr w:rsidR="00F573D7" w:rsidRPr="001C2821" w:rsidTr="00F573D7">
        <w:trPr>
          <w:cnfStyle w:val="100000000000" w:firstRow="1" w:lastRow="0" w:firstColumn="0" w:lastColumn="0" w:oddVBand="0" w:evenVBand="0" w:oddHBand="0" w:evenHBand="0" w:firstRowFirstColumn="0" w:firstRowLastColumn="0" w:lastRowFirstColumn="0" w:lastRowLastColumn="0"/>
          <w:trHeight w:val="394"/>
          <w:trPrChange w:id="544" w:author="614n" w:date="2013-02-10T18:52:00Z">
            <w:trPr>
              <w:trHeight w:val="394"/>
            </w:trPr>
          </w:trPrChange>
        </w:trPr>
        <w:tc>
          <w:tcPr>
            <w:tcW w:w="1424" w:type="pct"/>
            <w:vAlign w:val="center"/>
            <w:tcPrChange w:id="545" w:author="614n" w:date="2013-02-10T18:52:00Z">
              <w:tcPr>
                <w:tcW w:w="1204" w:type="pct"/>
                <w:vAlign w:val="center"/>
              </w:tcPr>
            </w:tcPrChange>
          </w:tcPr>
          <w:p w:rsidR="00F573D7" w:rsidRPr="001C2821" w:rsidRDefault="00F573D7" w:rsidP="00F573D7">
            <w:pPr>
              <w:jc w:val="center"/>
              <w:cnfStyle w:val="100000000000" w:firstRow="1" w:lastRow="0" w:firstColumn="0" w:lastColumn="0" w:oddVBand="0" w:evenVBand="0" w:oddHBand="0" w:evenHBand="0" w:firstRowFirstColumn="0" w:firstRowLastColumn="0" w:lastRowFirstColumn="0" w:lastRowLastColumn="0"/>
              <w:rPr>
                <w:sz w:val="22"/>
                <w:szCs w:val="22"/>
                <w:lang w:val="es-ES_tradnl" w:eastAsia="ja-JP"/>
              </w:rPr>
            </w:pPr>
            <w:r>
              <w:rPr>
                <w:sz w:val="22"/>
                <w:szCs w:val="22"/>
                <w:lang w:val="es-ES_tradnl" w:eastAsia="ja-JP"/>
              </w:rPr>
              <w:t>Características</w:t>
            </w:r>
          </w:p>
        </w:tc>
        <w:tc>
          <w:tcPr>
            <w:tcW w:w="769" w:type="pct"/>
            <w:tcPrChange w:id="546" w:author="614n" w:date="2013-02-10T18:52:00Z">
              <w:tcPr>
                <w:tcW w:w="650" w:type="pct"/>
              </w:tcPr>
            </w:tcPrChange>
          </w:tcPr>
          <w:p w:rsidR="00F573D7" w:rsidRPr="001C2821" w:rsidRDefault="00F573D7" w:rsidP="00F573D7">
            <w:pPr>
              <w:cnfStyle w:val="100000000000" w:firstRow="1" w:lastRow="0" w:firstColumn="0" w:lastColumn="0" w:oddVBand="0" w:evenVBand="0" w:oddHBand="0" w:evenHBand="0" w:firstRowFirstColumn="0" w:firstRowLastColumn="0" w:lastRowFirstColumn="0" w:lastRowLastColumn="0"/>
              <w:rPr>
                <w:sz w:val="22"/>
                <w:szCs w:val="22"/>
                <w:lang w:val="es-ES_tradnl" w:eastAsia="ja-JP"/>
              </w:rPr>
            </w:pPr>
            <w:r w:rsidRPr="001C2821">
              <w:rPr>
                <w:sz w:val="22"/>
                <w:szCs w:val="22"/>
                <w:lang w:val="es-ES_tradnl" w:eastAsia="ja-JP"/>
              </w:rPr>
              <w:t>Starbucks</w:t>
            </w:r>
          </w:p>
        </w:tc>
        <w:tc>
          <w:tcPr>
            <w:tcW w:w="1106" w:type="pct"/>
            <w:tcPrChange w:id="547" w:author="614n" w:date="2013-02-10T18:52:00Z">
              <w:tcPr>
                <w:tcW w:w="935" w:type="pct"/>
              </w:tcPr>
            </w:tcPrChange>
          </w:tcPr>
          <w:p w:rsidR="00F573D7" w:rsidRPr="001C2821" w:rsidRDefault="00F573D7" w:rsidP="00F573D7">
            <w:pPr>
              <w:cnfStyle w:val="100000000000" w:firstRow="1" w:lastRow="0" w:firstColumn="0" w:lastColumn="0" w:oddVBand="0" w:evenVBand="0" w:oddHBand="0" w:evenHBand="0" w:firstRowFirstColumn="0" w:firstRowLastColumn="0" w:lastRowFirstColumn="0" w:lastRowLastColumn="0"/>
              <w:rPr>
                <w:sz w:val="22"/>
                <w:szCs w:val="22"/>
                <w:lang w:val="es-ES_tradnl" w:eastAsia="ja-JP"/>
              </w:rPr>
            </w:pPr>
            <w:proofErr w:type="spellStart"/>
            <w:r w:rsidRPr="001C2821">
              <w:rPr>
                <w:rFonts w:cs="Arial"/>
                <w:sz w:val="22"/>
                <w:szCs w:val="22"/>
                <w:lang w:val="es-ES_tradnl" w:eastAsia="ja-JP"/>
              </w:rPr>
              <w:t>Soft</w:t>
            </w:r>
            <w:proofErr w:type="spellEnd"/>
            <w:r w:rsidRPr="001C2821">
              <w:rPr>
                <w:rFonts w:cs="Arial"/>
                <w:sz w:val="22"/>
                <w:szCs w:val="22"/>
                <w:lang w:val="es-ES_tradnl" w:eastAsia="ja-JP"/>
              </w:rPr>
              <w:t>-Restaurant</w:t>
            </w:r>
          </w:p>
        </w:tc>
        <w:tc>
          <w:tcPr>
            <w:tcW w:w="850" w:type="pct"/>
            <w:vAlign w:val="center"/>
            <w:tcPrChange w:id="548" w:author="614n" w:date="2013-02-10T18:52:00Z">
              <w:tcPr>
                <w:tcW w:w="719" w:type="pct"/>
                <w:vAlign w:val="center"/>
              </w:tcPr>
            </w:tcPrChange>
          </w:tcPr>
          <w:p w:rsidR="00F573D7" w:rsidRPr="008C3692" w:rsidRDefault="00F573D7" w:rsidP="00F573D7">
            <w:pPr>
              <w:jc w:val="center"/>
              <w:cnfStyle w:val="100000000000" w:firstRow="1" w:lastRow="0" w:firstColumn="0" w:lastColumn="0" w:oddVBand="0" w:evenVBand="0" w:oddHBand="0" w:evenHBand="0" w:firstRowFirstColumn="0" w:firstRowLastColumn="0" w:lastRowFirstColumn="0" w:lastRowLastColumn="0"/>
              <w:rPr>
                <w:ins w:id="549" w:author="614n" w:date="2013-02-10T18:52:00Z"/>
                <w:rFonts w:cs="Arial"/>
                <w:szCs w:val="22"/>
              </w:rPr>
            </w:pPr>
            <w:ins w:id="550" w:author="614n" w:date="2013-02-10T18:52:00Z">
              <w:r w:rsidRPr="008C3692">
                <w:rPr>
                  <w:rFonts w:cs="Arial"/>
                  <w:szCs w:val="22"/>
                </w:rPr>
                <w:t xml:space="preserve">POS </w:t>
              </w:r>
              <w:proofErr w:type="spellStart"/>
              <w:r w:rsidRPr="008C3692">
                <w:rPr>
                  <w:rFonts w:cs="Arial"/>
                  <w:szCs w:val="22"/>
                </w:rPr>
                <w:t>Fast</w:t>
              </w:r>
              <w:proofErr w:type="spellEnd"/>
              <w:r w:rsidRPr="008C3692">
                <w:rPr>
                  <w:rFonts w:cs="Arial"/>
                  <w:szCs w:val="22"/>
                </w:rPr>
                <w:t xml:space="preserve"> </w:t>
              </w:r>
              <w:proofErr w:type="spellStart"/>
              <w:r w:rsidRPr="008C3692">
                <w:rPr>
                  <w:rFonts w:cs="Arial"/>
                  <w:szCs w:val="22"/>
                </w:rPr>
                <w:t>Food</w:t>
              </w:r>
              <w:proofErr w:type="spellEnd"/>
            </w:ins>
          </w:p>
        </w:tc>
        <w:tc>
          <w:tcPr>
            <w:tcW w:w="850" w:type="pct"/>
            <w:tcPrChange w:id="551" w:author="614n" w:date="2013-02-10T18:52:00Z">
              <w:tcPr>
                <w:tcW w:w="719" w:type="pct"/>
              </w:tcPr>
            </w:tcPrChange>
          </w:tcPr>
          <w:p w:rsidR="00F573D7" w:rsidRPr="008C3692" w:rsidRDefault="00F573D7" w:rsidP="00F573D7">
            <w:pPr>
              <w:jc w:val="center"/>
              <w:cnfStyle w:val="100000000000" w:firstRow="1" w:lastRow="0" w:firstColumn="0" w:lastColumn="0" w:oddVBand="0" w:evenVBand="0" w:oddHBand="0" w:evenHBand="0" w:firstRowFirstColumn="0" w:firstRowLastColumn="0" w:lastRowFirstColumn="0" w:lastRowLastColumn="0"/>
              <w:rPr>
                <w:ins w:id="552" w:author="614n" w:date="2013-02-10T18:45:00Z"/>
                <w:rFonts w:cs="Arial"/>
                <w:szCs w:val="22"/>
              </w:rPr>
            </w:pPr>
            <w:ins w:id="553" w:author="614n" w:date="2013-02-10T18:52:00Z">
              <w:r>
                <w:rPr>
                  <w:rFonts w:cs="Arial"/>
                  <w:szCs w:val="22"/>
                </w:rPr>
                <w:t>Sistema Cafetería</w:t>
              </w:r>
            </w:ins>
          </w:p>
        </w:tc>
      </w:tr>
      <w:tr w:rsidR="00F573D7" w:rsidRPr="001C2821" w:rsidTr="00F573D7">
        <w:trPr>
          <w:trHeight w:val="394"/>
          <w:trPrChange w:id="554" w:author="614n" w:date="2013-02-10T18:54:00Z">
            <w:trPr>
              <w:trHeight w:val="394"/>
            </w:trPr>
          </w:trPrChange>
        </w:trPr>
        <w:tc>
          <w:tcPr>
            <w:tcW w:w="1424" w:type="pct"/>
            <w:tcPrChange w:id="555" w:author="614n" w:date="2013-02-10T18:54:00Z">
              <w:tcPr>
                <w:tcW w:w="1204" w:type="pct"/>
              </w:tcPr>
            </w:tcPrChange>
          </w:tcPr>
          <w:p w:rsidR="00F573D7" w:rsidRPr="001C2821" w:rsidRDefault="00F573D7" w:rsidP="00F573D7">
            <w:pPr>
              <w:jc w:val="left"/>
              <w:rPr>
                <w:sz w:val="22"/>
                <w:szCs w:val="22"/>
                <w:lang w:val="es-ES_tradnl" w:eastAsia="ja-JP"/>
              </w:rPr>
            </w:pPr>
            <w:r>
              <w:rPr>
                <w:sz w:val="22"/>
                <w:szCs w:val="22"/>
                <w:lang w:val="es-ES_tradnl" w:eastAsia="ja-JP"/>
              </w:rPr>
              <w:t>Sistema Web</w:t>
            </w:r>
          </w:p>
        </w:tc>
        <w:tc>
          <w:tcPr>
            <w:tcW w:w="769" w:type="pct"/>
            <w:vAlign w:val="center"/>
            <w:tcPrChange w:id="556" w:author="614n" w:date="2013-02-10T18:54:00Z">
              <w:tcPr>
                <w:tcW w:w="650" w:type="pct"/>
                <w:vAlign w:val="center"/>
              </w:tcPr>
            </w:tcPrChange>
          </w:tcPr>
          <w:p w:rsidR="00F573D7" w:rsidRPr="001C2821" w:rsidRDefault="00F573D7" w:rsidP="00F573D7">
            <w:pPr>
              <w:jc w:val="center"/>
              <w:rPr>
                <w:sz w:val="22"/>
                <w:szCs w:val="22"/>
                <w:lang w:val="es-ES_tradnl" w:eastAsia="ja-JP"/>
              </w:rPr>
            </w:pPr>
            <w:r>
              <w:rPr>
                <w:sz w:val="22"/>
                <w:szCs w:val="22"/>
                <w:lang w:val="es-ES_tradnl" w:eastAsia="ja-JP"/>
              </w:rPr>
              <w:t>Si</w:t>
            </w:r>
          </w:p>
        </w:tc>
        <w:tc>
          <w:tcPr>
            <w:tcW w:w="1106" w:type="pct"/>
            <w:vAlign w:val="center"/>
            <w:tcPrChange w:id="557" w:author="614n" w:date="2013-02-10T18:54:00Z">
              <w:tcPr>
                <w:tcW w:w="935" w:type="pct"/>
                <w:vAlign w:val="center"/>
              </w:tcPr>
            </w:tcPrChange>
          </w:tcPr>
          <w:p w:rsidR="00F573D7" w:rsidRPr="001C2821" w:rsidRDefault="00F573D7" w:rsidP="00F573D7">
            <w:pPr>
              <w:jc w:val="center"/>
              <w:rPr>
                <w:sz w:val="22"/>
                <w:szCs w:val="22"/>
                <w:lang w:val="es-ES_tradnl" w:eastAsia="ja-JP"/>
              </w:rPr>
            </w:pPr>
            <w:r>
              <w:rPr>
                <w:sz w:val="22"/>
                <w:szCs w:val="22"/>
                <w:lang w:val="es-ES_tradnl" w:eastAsia="ja-JP"/>
              </w:rPr>
              <w:t>No</w:t>
            </w:r>
          </w:p>
        </w:tc>
        <w:tc>
          <w:tcPr>
            <w:tcW w:w="850" w:type="pct"/>
            <w:vAlign w:val="center"/>
            <w:tcPrChange w:id="558" w:author="614n" w:date="2013-02-10T18:54:00Z">
              <w:tcPr>
                <w:tcW w:w="719" w:type="pct"/>
                <w:vAlign w:val="center"/>
              </w:tcPr>
            </w:tcPrChange>
          </w:tcPr>
          <w:p w:rsidR="00F573D7" w:rsidRDefault="00F573D7" w:rsidP="00F573D7">
            <w:pPr>
              <w:jc w:val="center"/>
              <w:rPr>
                <w:ins w:id="559" w:author="614n" w:date="2013-02-10T18:52:00Z"/>
                <w:sz w:val="22"/>
                <w:szCs w:val="22"/>
                <w:lang w:val="es-ES_tradnl" w:eastAsia="ja-JP"/>
              </w:rPr>
            </w:pPr>
            <w:ins w:id="560" w:author="614n" w:date="2013-02-10T18:52:00Z">
              <w:r>
                <w:rPr>
                  <w:sz w:val="22"/>
                  <w:szCs w:val="22"/>
                  <w:lang w:val="es-ES_tradnl" w:eastAsia="ja-JP"/>
                </w:rPr>
                <w:t>No</w:t>
              </w:r>
            </w:ins>
          </w:p>
        </w:tc>
        <w:tc>
          <w:tcPr>
            <w:tcW w:w="850" w:type="pct"/>
            <w:vAlign w:val="center"/>
            <w:tcPrChange w:id="561" w:author="614n" w:date="2013-02-10T18:54:00Z">
              <w:tcPr>
                <w:tcW w:w="719" w:type="pct"/>
              </w:tcPr>
            </w:tcPrChange>
          </w:tcPr>
          <w:p w:rsidR="00F573D7" w:rsidRDefault="00F573D7" w:rsidP="00C604D6">
            <w:pPr>
              <w:jc w:val="center"/>
              <w:rPr>
                <w:ins w:id="562" w:author="614n" w:date="2013-02-10T18:45:00Z"/>
                <w:sz w:val="22"/>
                <w:szCs w:val="22"/>
                <w:lang w:val="es-ES_tradnl" w:eastAsia="ja-JP"/>
              </w:rPr>
            </w:pPr>
            <w:ins w:id="563" w:author="614n" w:date="2013-02-10T18:53:00Z">
              <w:r>
                <w:rPr>
                  <w:sz w:val="22"/>
                  <w:szCs w:val="22"/>
                  <w:lang w:val="es-ES_tradnl" w:eastAsia="ja-JP"/>
                </w:rPr>
                <w:t>Si</w:t>
              </w:r>
            </w:ins>
          </w:p>
        </w:tc>
      </w:tr>
      <w:tr w:rsidR="00F573D7" w:rsidRPr="001C2821" w:rsidTr="00F573D7">
        <w:trPr>
          <w:trHeight w:val="394"/>
          <w:trPrChange w:id="564" w:author="614n" w:date="2013-02-10T18:54:00Z">
            <w:trPr>
              <w:trHeight w:val="394"/>
            </w:trPr>
          </w:trPrChange>
        </w:trPr>
        <w:tc>
          <w:tcPr>
            <w:tcW w:w="1424" w:type="pct"/>
            <w:tcPrChange w:id="565" w:author="614n" w:date="2013-02-10T18:54:00Z">
              <w:tcPr>
                <w:tcW w:w="1204" w:type="pct"/>
              </w:tcPr>
            </w:tcPrChange>
          </w:tcPr>
          <w:p w:rsidR="00F573D7" w:rsidRPr="001C2821" w:rsidRDefault="00F573D7" w:rsidP="00F573D7">
            <w:pPr>
              <w:jc w:val="left"/>
              <w:rPr>
                <w:sz w:val="22"/>
                <w:szCs w:val="22"/>
                <w:lang w:val="es-ES_tradnl" w:eastAsia="ja-JP"/>
              </w:rPr>
            </w:pPr>
            <w:r>
              <w:rPr>
                <w:sz w:val="22"/>
                <w:szCs w:val="22"/>
                <w:lang w:val="es-ES_tradnl" w:eastAsia="ja-JP"/>
              </w:rPr>
              <w:t>Genera un costo mantenerlo</w:t>
            </w:r>
          </w:p>
        </w:tc>
        <w:tc>
          <w:tcPr>
            <w:tcW w:w="769" w:type="pct"/>
            <w:vAlign w:val="center"/>
            <w:tcPrChange w:id="566" w:author="614n" w:date="2013-02-10T18:54:00Z">
              <w:tcPr>
                <w:tcW w:w="650" w:type="pct"/>
                <w:vAlign w:val="center"/>
              </w:tcPr>
            </w:tcPrChange>
          </w:tcPr>
          <w:p w:rsidR="00F573D7" w:rsidRPr="001C2821" w:rsidRDefault="00F573D7" w:rsidP="00F573D7">
            <w:pPr>
              <w:jc w:val="center"/>
              <w:rPr>
                <w:sz w:val="22"/>
                <w:szCs w:val="22"/>
                <w:lang w:val="es-ES_tradnl" w:eastAsia="ja-JP"/>
              </w:rPr>
            </w:pPr>
            <w:r>
              <w:rPr>
                <w:sz w:val="22"/>
                <w:szCs w:val="22"/>
                <w:lang w:val="es-ES_tradnl" w:eastAsia="ja-JP"/>
              </w:rPr>
              <w:t>Si</w:t>
            </w:r>
          </w:p>
        </w:tc>
        <w:tc>
          <w:tcPr>
            <w:tcW w:w="1106" w:type="pct"/>
            <w:vAlign w:val="center"/>
            <w:tcPrChange w:id="567" w:author="614n" w:date="2013-02-10T18:54:00Z">
              <w:tcPr>
                <w:tcW w:w="935" w:type="pct"/>
                <w:vAlign w:val="center"/>
              </w:tcPr>
            </w:tcPrChange>
          </w:tcPr>
          <w:p w:rsidR="00F573D7" w:rsidRPr="001C2821" w:rsidRDefault="00F573D7" w:rsidP="00F573D7">
            <w:pPr>
              <w:jc w:val="center"/>
              <w:rPr>
                <w:sz w:val="22"/>
                <w:szCs w:val="22"/>
                <w:lang w:val="es-ES_tradnl" w:eastAsia="ja-JP"/>
              </w:rPr>
            </w:pPr>
            <w:r>
              <w:rPr>
                <w:sz w:val="22"/>
                <w:szCs w:val="22"/>
                <w:lang w:val="es-ES_tradnl" w:eastAsia="ja-JP"/>
              </w:rPr>
              <w:t>Si</w:t>
            </w:r>
          </w:p>
        </w:tc>
        <w:tc>
          <w:tcPr>
            <w:tcW w:w="850" w:type="pct"/>
            <w:vAlign w:val="center"/>
            <w:tcPrChange w:id="568" w:author="614n" w:date="2013-02-10T18:54:00Z">
              <w:tcPr>
                <w:tcW w:w="719" w:type="pct"/>
                <w:vAlign w:val="center"/>
              </w:tcPr>
            </w:tcPrChange>
          </w:tcPr>
          <w:p w:rsidR="00F573D7" w:rsidRDefault="00F573D7" w:rsidP="00F573D7">
            <w:pPr>
              <w:jc w:val="center"/>
              <w:rPr>
                <w:ins w:id="569" w:author="614n" w:date="2013-02-10T18:52:00Z"/>
                <w:sz w:val="22"/>
                <w:szCs w:val="22"/>
                <w:lang w:val="es-ES_tradnl" w:eastAsia="ja-JP"/>
              </w:rPr>
            </w:pPr>
            <w:ins w:id="570" w:author="614n" w:date="2013-02-10T18:52:00Z">
              <w:r>
                <w:rPr>
                  <w:sz w:val="22"/>
                  <w:szCs w:val="22"/>
                  <w:lang w:val="es-ES_tradnl" w:eastAsia="ja-JP"/>
                </w:rPr>
                <w:t>Si</w:t>
              </w:r>
            </w:ins>
          </w:p>
        </w:tc>
        <w:tc>
          <w:tcPr>
            <w:tcW w:w="850" w:type="pct"/>
            <w:vAlign w:val="center"/>
            <w:tcPrChange w:id="571" w:author="614n" w:date="2013-02-10T18:54:00Z">
              <w:tcPr>
                <w:tcW w:w="719" w:type="pct"/>
              </w:tcPr>
            </w:tcPrChange>
          </w:tcPr>
          <w:p w:rsidR="00F573D7" w:rsidRDefault="00F573D7" w:rsidP="00C604D6">
            <w:pPr>
              <w:jc w:val="center"/>
              <w:rPr>
                <w:ins w:id="572" w:author="614n" w:date="2013-02-10T18:45:00Z"/>
                <w:sz w:val="22"/>
                <w:szCs w:val="22"/>
                <w:lang w:val="es-ES_tradnl" w:eastAsia="ja-JP"/>
              </w:rPr>
            </w:pPr>
            <w:ins w:id="573" w:author="614n" w:date="2013-02-10T18:53:00Z">
              <w:r>
                <w:rPr>
                  <w:sz w:val="22"/>
                  <w:szCs w:val="22"/>
                  <w:lang w:val="es-ES_tradnl" w:eastAsia="ja-JP"/>
                </w:rPr>
                <w:t>Si</w:t>
              </w:r>
            </w:ins>
          </w:p>
        </w:tc>
      </w:tr>
      <w:tr w:rsidR="00F573D7" w:rsidRPr="001C2821" w:rsidTr="00F573D7">
        <w:trPr>
          <w:trHeight w:val="394"/>
          <w:trPrChange w:id="574" w:author="614n" w:date="2013-02-10T18:54:00Z">
            <w:trPr>
              <w:trHeight w:val="394"/>
            </w:trPr>
          </w:trPrChange>
        </w:trPr>
        <w:tc>
          <w:tcPr>
            <w:tcW w:w="1424" w:type="pct"/>
            <w:tcPrChange w:id="575" w:author="614n" w:date="2013-02-10T18:54:00Z">
              <w:tcPr>
                <w:tcW w:w="1204" w:type="pct"/>
              </w:tcPr>
            </w:tcPrChange>
          </w:tcPr>
          <w:p w:rsidR="00F573D7" w:rsidRPr="001C2821" w:rsidRDefault="00F573D7" w:rsidP="00F573D7">
            <w:pPr>
              <w:jc w:val="left"/>
              <w:rPr>
                <w:sz w:val="22"/>
                <w:szCs w:val="22"/>
                <w:lang w:val="es-ES_tradnl" w:eastAsia="ja-JP"/>
              </w:rPr>
            </w:pPr>
            <w:r>
              <w:rPr>
                <w:sz w:val="22"/>
                <w:szCs w:val="22"/>
                <w:lang w:val="es-ES_tradnl" w:eastAsia="ja-JP"/>
              </w:rPr>
              <w:t>Genera un costo implantarlo.</w:t>
            </w:r>
          </w:p>
        </w:tc>
        <w:tc>
          <w:tcPr>
            <w:tcW w:w="769" w:type="pct"/>
            <w:vAlign w:val="center"/>
            <w:tcPrChange w:id="576" w:author="614n" w:date="2013-02-10T18:54:00Z">
              <w:tcPr>
                <w:tcW w:w="650" w:type="pct"/>
                <w:vAlign w:val="center"/>
              </w:tcPr>
            </w:tcPrChange>
          </w:tcPr>
          <w:p w:rsidR="00F573D7" w:rsidRPr="001C2821" w:rsidRDefault="00F573D7" w:rsidP="00F573D7">
            <w:pPr>
              <w:jc w:val="center"/>
              <w:rPr>
                <w:sz w:val="22"/>
                <w:szCs w:val="22"/>
                <w:lang w:val="es-ES_tradnl" w:eastAsia="ja-JP"/>
              </w:rPr>
            </w:pPr>
            <w:r>
              <w:rPr>
                <w:sz w:val="22"/>
                <w:szCs w:val="22"/>
                <w:lang w:val="es-ES_tradnl" w:eastAsia="ja-JP"/>
              </w:rPr>
              <w:t>Si</w:t>
            </w:r>
          </w:p>
        </w:tc>
        <w:tc>
          <w:tcPr>
            <w:tcW w:w="1106" w:type="pct"/>
            <w:vAlign w:val="center"/>
            <w:tcPrChange w:id="577" w:author="614n" w:date="2013-02-10T18:54:00Z">
              <w:tcPr>
                <w:tcW w:w="935" w:type="pct"/>
                <w:vAlign w:val="center"/>
              </w:tcPr>
            </w:tcPrChange>
          </w:tcPr>
          <w:p w:rsidR="00F573D7" w:rsidRPr="001C2821" w:rsidRDefault="00F573D7" w:rsidP="00F573D7">
            <w:pPr>
              <w:jc w:val="center"/>
              <w:rPr>
                <w:sz w:val="22"/>
                <w:szCs w:val="22"/>
                <w:lang w:val="es-ES_tradnl" w:eastAsia="ja-JP"/>
              </w:rPr>
            </w:pPr>
            <w:r>
              <w:rPr>
                <w:sz w:val="22"/>
                <w:szCs w:val="22"/>
                <w:lang w:val="es-ES_tradnl" w:eastAsia="ja-JP"/>
              </w:rPr>
              <w:t>Si</w:t>
            </w:r>
          </w:p>
        </w:tc>
        <w:tc>
          <w:tcPr>
            <w:tcW w:w="850" w:type="pct"/>
            <w:vAlign w:val="center"/>
            <w:tcPrChange w:id="578" w:author="614n" w:date="2013-02-10T18:54:00Z">
              <w:tcPr>
                <w:tcW w:w="719" w:type="pct"/>
                <w:vAlign w:val="center"/>
              </w:tcPr>
            </w:tcPrChange>
          </w:tcPr>
          <w:p w:rsidR="00F573D7" w:rsidRDefault="00F573D7" w:rsidP="00F573D7">
            <w:pPr>
              <w:jc w:val="center"/>
              <w:rPr>
                <w:ins w:id="579" w:author="614n" w:date="2013-02-10T18:52:00Z"/>
                <w:sz w:val="22"/>
                <w:szCs w:val="22"/>
                <w:lang w:val="es-ES_tradnl" w:eastAsia="ja-JP"/>
              </w:rPr>
            </w:pPr>
            <w:ins w:id="580" w:author="614n" w:date="2013-02-10T18:52:00Z">
              <w:r>
                <w:rPr>
                  <w:sz w:val="22"/>
                  <w:szCs w:val="22"/>
                  <w:lang w:val="es-ES_tradnl" w:eastAsia="ja-JP"/>
                </w:rPr>
                <w:t>Si</w:t>
              </w:r>
            </w:ins>
          </w:p>
        </w:tc>
        <w:tc>
          <w:tcPr>
            <w:tcW w:w="850" w:type="pct"/>
            <w:vAlign w:val="center"/>
            <w:tcPrChange w:id="581" w:author="614n" w:date="2013-02-10T18:54:00Z">
              <w:tcPr>
                <w:tcW w:w="719" w:type="pct"/>
              </w:tcPr>
            </w:tcPrChange>
          </w:tcPr>
          <w:p w:rsidR="00F573D7" w:rsidRDefault="00F573D7" w:rsidP="00C604D6">
            <w:pPr>
              <w:jc w:val="center"/>
              <w:rPr>
                <w:ins w:id="582" w:author="614n" w:date="2013-02-10T18:45:00Z"/>
                <w:sz w:val="22"/>
                <w:szCs w:val="22"/>
                <w:lang w:val="es-ES_tradnl" w:eastAsia="ja-JP"/>
              </w:rPr>
            </w:pPr>
            <w:ins w:id="583" w:author="614n" w:date="2013-02-10T18:53:00Z">
              <w:r>
                <w:rPr>
                  <w:sz w:val="22"/>
                  <w:szCs w:val="22"/>
                  <w:lang w:val="es-ES_tradnl" w:eastAsia="ja-JP"/>
                </w:rPr>
                <w:t>Si</w:t>
              </w:r>
            </w:ins>
          </w:p>
        </w:tc>
      </w:tr>
      <w:tr w:rsidR="00F573D7" w:rsidRPr="001C2821" w:rsidTr="00F573D7">
        <w:trPr>
          <w:trHeight w:val="394"/>
          <w:trPrChange w:id="584" w:author="614n" w:date="2013-02-10T18:54:00Z">
            <w:trPr>
              <w:trHeight w:val="394"/>
            </w:trPr>
          </w:trPrChange>
        </w:trPr>
        <w:tc>
          <w:tcPr>
            <w:tcW w:w="1424" w:type="pct"/>
            <w:tcPrChange w:id="585" w:author="614n" w:date="2013-02-10T18:54:00Z">
              <w:tcPr>
                <w:tcW w:w="1204" w:type="pct"/>
              </w:tcPr>
            </w:tcPrChange>
          </w:tcPr>
          <w:p w:rsidR="00F573D7" w:rsidRDefault="00F573D7" w:rsidP="00F573D7">
            <w:pPr>
              <w:jc w:val="left"/>
              <w:rPr>
                <w:sz w:val="22"/>
                <w:szCs w:val="22"/>
                <w:lang w:val="es-ES_tradnl" w:eastAsia="ja-JP"/>
              </w:rPr>
            </w:pPr>
            <w:r>
              <w:rPr>
                <w:sz w:val="22"/>
                <w:szCs w:val="22"/>
                <w:lang w:val="es-ES_tradnl" w:eastAsia="ja-JP"/>
              </w:rPr>
              <w:t>Sistema táctil</w:t>
            </w:r>
          </w:p>
        </w:tc>
        <w:tc>
          <w:tcPr>
            <w:tcW w:w="769" w:type="pct"/>
            <w:vAlign w:val="center"/>
            <w:tcPrChange w:id="586" w:author="614n" w:date="2013-02-10T18:54:00Z">
              <w:tcPr>
                <w:tcW w:w="650" w:type="pct"/>
                <w:vAlign w:val="center"/>
              </w:tcPr>
            </w:tcPrChange>
          </w:tcPr>
          <w:p w:rsidR="00F573D7" w:rsidRDefault="00F573D7" w:rsidP="00F573D7">
            <w:pPr>
              <w:jc w:val="center"/>
              <w:rPr>
                <w:sz w:val="22"/>
                <w:szCs w:val="22"/>
                <w:lang w:val="es-ES_tradnl" w:eastAsia="ja-JP"/>
              </w:rPr>
            </w:pPr>
            <w:r>
              <w:rPr>
                <w:sz w:val="22"/>
                <w:szCs w:val="22"/>
                <w:lang w:val="es-ES_tradnl" w:eastAsia="ja-JP"/>
              </w:rPr>
              <w:t>No</w:t>
            </w:r>
          </w:p>
        </w:tc>
        <w:tc>
          <w:tcPr>
            <w:tcW w:w="1106" w:type="pct"/>
            <w:vAlign w:val="center"/>
            <w:tcPrChange w:id="587" w:author="614n" w:date="2013-02-10T18:54:00Z">
              <w:tcPr>
                <w:tcW w:w="935" w:type="pct"/>
                <w:vAlign w:val="center"/>
              </w:tcPr>
            </w:tcPrChange>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Change w:id="588" w:author="614n" w:date="2013-02-10T18:54:00Z">
              <w:tcPr>
                <w:tcW w:w="719" w:type="pct"/>
                <w:vAlign w:val="center"/>
              </w:tcPr>
            </w:tcPrChange>
          </w:tcPr>
          <w:p w:rsidR="00F573D7" w:rsidRDefault="00F573D7" w:rsidP="00F573D7">
            <w:pPr>
              <w:jc w:val="center"/>
              <w:rPr>
                <w:ins w:id="589" w:author="614n" w:date="2013-02-10T18:52:00Z"/>
                <w:sz w:val="22"/>
                <w:szCs w:val="22"/>
                <w:lang w:val="es-ES_tradnl" w:eastAsia="ja-JP"/>
              </w:rPr>
            </w:pPr>
            <w:ins w:id="590" w:author="614n" w:date="2013-02-10T18:52:00Z">
              <w:r>
                <w:rPr>
                  <w:sz w:val="22"/>
                  <w:szCs w:val="22"/>
                  <w:lang w:val="es-ES_tradnl" w:eastAsia="ja-JP"/>
                </w:rPr>
                <w:t>Si</w:t>
              </w:r>
            </w:ins>
          </w:p>
        </w:tc>
        <w:tc>
          <w:tcPr>
            <w:tcW w:w="850" w:type="pct"/>
            <w:vAlign w:val="center"/>
            <w:tcPrChange w:id="591" w:author="614n" w:date="2013-02-10T18:54:00Z">
              <w:tcPr>
                <w:tcW w:w="719" w:type="pct"/>
              </w:tcPr>
            </w:tcPrChange>
          </w:tcPr>
          <w:p w:rsidR="00F573D7" w:rsidRDefault="00F573D7" w:rsidP="00C604D6">
            <w:pPr>
              <w:jc w:val="center"/>
              <w:rPr>
                <w:ins w:id="592" w:author="614n" w:date="2013-02-10T18:45:00Z"/>
                <w:sz w:val="22"/>
                <w:szCs w:val="22"/>
                <w:lang w:val="es-ES_tradnl" w:eastAsia="ja-JP"/>
              </w:rPr>
            </w:pPr>
            <w:ins w:id="593" w:author="614n" w:date="2013-02-10T18:53:00Z">
              <w:r>
                <w:rPr>
                  <w:sz w:val="22"/>
                  <w:szCs w:val="22"/>
                  <w:lang w:val="es-ES_tradnl" w:eastAsia="ja-JP"/>
                </w:rPr>
                <w:t>No</w:t>
              </w:r>
            </w:ins>
          </w:p>
        </w:tc>
      </w:tr>
      <w:tr w:rsidR="00F573D7" w:rsidRPr="001C2821" w:rsidTr="00F573D7">
        <w:trPr>
          <w:trHeight w:val="394"/>
          <w:trPrChange w:id="594" w:author="614n" w:date="2013-02-10T18:54:00Z">
            <w:trPr>
              <w:trHeight w:val="394"/>
            </w:trPr>
          </w:trPrChange>
        </w:trPr>
        <w:tc>
          <w:tcPr>
            <w:tcW w:w="1424" w:type="pct"/>
            <w:tcPrChange w:id="595" w:author="614n" w:date="2013-02-10T18:54:00Z">
              <w:tcPr>
                <w:tcW w:w="1204" w:type="pct"/>
              </w:tcPr>
            </w:tcPrChange>
          </w:tcPr>
          <w:p w:rsidR="00F573D7" w:rsidRDefault="00F573D7" w:rsidP="00F573D7">
            <w:pPr>
              <w:jc w:val="left"/>
              <w:rPr>
                <w:sz w:val="22"/>
                <w:szCs w:val="22"/>
                <w:lang w:val="es-ES_tradnl" w:eastAsia="ja-JP"/>
              </w:rPr>
            </w:pPr>
            <w:r>
              <w:rPr>
                <w:sz w:val="22"/>
                <w:szCs w:val="22"/>
                <w:lang w:val="es-ES_tradnl" w:eastAsia="ja-JP"/>
              </w:rPr>
              <w:t>División por subsistemas</w:t>
            </w:r>
          </w:p>
        </w:tc>
        <w:tc>
          <w:tcPr>
            <w:tcW w:w="769" w:type="pct"/>
            <w:vAlign w:val="center"/>
            <w:tcPrChange w:id="596" w:author="614n" w:date="2013-02-10T18:54:00Z">
              <w:tcPr>
                <w:tcW w:w="650" w:type="pct"/>
                <w:vAlign w:val="center"/>
              </w:tcPr>
            </w:tcPrChange>
          </w:tcPr>
          <w:p w:rsidR="00F573D7" w:rsidRDefault="00F573D7" w:rsidP="00F573D7">
            <w:pPr>
              <w:jc w:val="center"/>
              <w:rPr>
                <w:sz w:val="22"/>
                <w:szCs w:val="22"/>
                <w:lang w:val="es-ES_tradnl" w:eastAsia="ja-JP"/>
              </w:rPr>
            </w:pPr>
            <w:r>
              <w:rPr>
                <w:sz w:val="22"/>
                <w:szCs w:val="22"/>
                <w:lang w:val="es-ES_tradnl" w:eastAsia="ja-JP"/>
              </w:rPr>
              <w:t>Si</w:t>
            </w:r>
          </w:p>
        </w:tc>
        <w:tc>
          <w:tcPr>
            <w:tcW w:w="1106" w:type="pct"/>
            <w:vAlign w:val="center"/>
            <w:tcPrChange w:id="597" w:author="614n" w:date="2013-02-10T18:54:00Z">
              <w:tcPr>
                <w:tcW w:w="935" w:type="pct"/>
                <w:vAlign w:val="center"/>
              </w:tcPr>
            </w:tcPrChange>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Change w:id="598" w:author="614n" w:date="2013-02-10T18:54:00Z">
              <w:tcPr>
                <w:tcW w:w="719" w:type="pct"/>
                <w:vAlign w:val="center"/>
              </w:tcPr>
            </w:tcPrChange>
          </w:tcPr>
          <w:p w:rsidR="00F573D7" w:rsidRDefault="00F573D7" w:rsidP="00F573D7">
            <w:pPr>
              <w:jc w:val="center"/>
              <w:rPr>
                <w:ins w:id="599" w:author="614n" w:date="2013-02-10T18:52:00Z"/>
                <w:sz w:val="22"/>
                <w:szCs w:val="22"/>
                <w:lang w:val="es-ES_tradnl" w:eastAsia="ja-JP"/>
              </w:rPr>
            </w:pPr>
            <w:ins w:id="600" w:author="614n" w:date="2013-02-10T18:52:00Z">
              <w:r>
                <w:rPr>
                  <w:sz w:val="22"/>
                  <w:szCs w:val="22"/>
                  <w:lang w:val="es-ES_tradnl" w:eastAsia="ja-JP"/>
                </w:rPr>
                <w:t>No</w:t>
              </w:r>
            </w:ins>
          </w:p>
        </w:tc>
        <w:tc>
          <w:tcPr>
            <w:tcW w:w="850" w:type="pct"/>
            <w:vAlign w:val="center"/>
            <w:tcPrChange w:id="601" w:author="614n" w:date="2013-02-10T18:54:00Z">
              <w:tcPr>
                <w:tcW w:w="719" w:type="pct"/>
              </w:tcPr>
            </w:tcPrChange>
          </w:tcPr>
          <w:p w:rsidR="00F573D7" w:rsidRDefault="00F573D7" w:rsidP="00C604D6">
            <w:pPr>
              <w:jc w:val="center"/>
              <w:rPr>
                <w:ins w:id="602" w:author="614n" w:date="2013-02-10T18:45:00Z"/>
                <w:sz w:val="22"/>
                <w:szCs w:val="22"/>
                <w:lang w:val="es-ES_tradnl" w:eastAsia="ja-JP"/>
              </w:rPr>
            </w:pPr>
            <w:ins w:id="603" w:author="614n" w:date="2013-02-10T18:53:00Z">
              <w:r>
                <w:rPr>
                  <w:sz w:val="22"/>
                  <w:szCs w:val="22"/>
                  <w:lang w:val="es-ES_tradnl" w:eastAsia="ja-JP"/>
                </w:rPr>
                <w:t>Si</w:t>
              </w:r>
            </w:ins>
          </w:p>
        </w:tc>
      </w:tr>
      <w:tr w:rsidR="00F573D7" w:rsidRPr="001C2821" w:rsidTr="00F573D7">
        <w:trPr>
          <w:trHeight w:val="394"/>
          <w:trPrChange w:id="604" w:author="614n" w:date="2013-02-10T18:54:00Z">
            <w:trPr>
              <w:trHeight w:val="394"/>
            </w:trPr>
          </w:trPrChange>
        </w:trPr>
        <w:tc>
          <w:tcPr>
            <w:tcW w:w="1424" w:type="pct"/>
            <w:tcPrChange w:id="605" w:author="614n" w:date="2013-02-10T18:54:00Z">
              <w:tcPr>
                <w:tcW w:w="1204" w:type="pct"/>
              </w:tcPr>
            </w:tcPrChange>
          </w:tcPr>
          <w:p w:rsidR="00F573D7" w:rsidRDefault="00F573D7" w:rsidP="00F573D7">
            <w:pPr>
              <w:jc w:val="left"/>
              <w:rPr>
                <w:sz w:val="22"/>
                <w:szCs w:val="22"/>
                <w:lang w:val="es-ES_tradnl" w:eastAsia="ja-JP"/>
              </w:rPr>
            </w:pPr>
            <w:r w:rsidRPr="00474F4B">
              <w:rPr>
                <w:sz w:val="22"/>
                <w:szCs w:val="22"/>
                <w:lang w:val="es-ES_tradnl" w:eastAsia="ja-JP"/>
              </w:rPr>
              <w:t>Contempla como mínimo : Almacén, Inventarios, Ventas, Facturación</w:t>
            </w:r>
          </w:p>
        </w:tc>
        <w:tc>
          <w:tcPr>
            <w:tcW w:w="769" w:type="pct"/>
            <w:vAlign w:val="center"/>
            <w:tcPrChange w:id="606" w:author="614n" w:date="2013-02-10T18:54:00Z">
              <w:tcPr>
                <w:tcW w:w="650" w:type="pct"/>
                <w:vAlign w:val="center"/>
              </w:tcPr>
            </w:tcPrChange>
          </w:tcPr>
          <w:p w:rsidR="00F573D7" w:rsidRDefault="00F573D7" w:rsidP="00F573D7">
            <w:pPr>
              <w:jc w:val="center"/>
              <w:rPr>
                <w:sz w:val="22"/>
                <w:szCs w:val="22"/>
                <w:lang w:val="es-ES_tradnl" w:eastAsia="ja-JP"/>
              </w:rPr>
            </w:pPr>
            <w:r>
              <w:rPr>
                <w:sz w:val="22"/>
                <w:szCs w:val="22"/>
                <w:lang w:val="es-ES_tradnl" w:eastAsia="ja-JP"/>
              </w:rPr>
              <w:t>Si</w:t>
            </w:r>
          </w:p>
        </w:tc>
        <w:tc>
          <w:tcPr>
            <w:tcW w:w="1106" w:type="pct"/>
            <w:vAlign w:val="center"/>
            <w:tcPrChange w:id="607" w:author="614n" w:date="2013-02-10T18:54:00Z">
              <w:tcPr>
                <w:tcW w:w="935" w:type="pct"/>
                <w:vAlign w:val="center"/>
              </w:tcPr>
            </w:tcPrChange>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Change w:id="608" w:author="614n" w:date="2013-02-10T18:54:00Z">
              <w:tcPr>
                <w:tcW w:w="719" w:type="pct"/>
                <w:vAlign w:val="center"/>
              </w:tcPr>
            </w:tcPrChange>
          </w:tcPr>
          <w:p w:rsidR="00F573D7" w:rsidRDefault="00F573D7" w:rsidP="00F573D7">
            <w:pPr>
              <w:jc w:val="center"/>
              <w:rPr>
                <w:ins w:id="609" w:author="614n" w:date="2013-02-10T18:52:00Z"/>
                <w:sz w:val="22"/>
                <w:szCs w:val="22"/>
                <w:lang w:val="es-ES_tradnl" w:eastAsia="ja-JP"/>
              </w:rPr>
            </w:pPr>
            <w:ins w:id="610" w:author="614n" w:date="2013-02-10T18:52:00Z">
              <w:r>
                <w:rPr>
                  <w:sz w:val="22"/>
                  <w:szCs w:val="22"/>
                  <w:lang w:val="es-ES_tradnl" w:eastAsia="ja-JP"/>
                </w:rPr>
                <w:t>Si</w:t>
              </w:r>
            </w:ins>
          </w:p>
        </w:tc>
        <w:tc>
          <w:tcPr>
            <w:tcW w:w="850" w:type="pct"/>
            <w:vAlign w:val="center"/>
            <w:tcPrChange w:id="611" w:author="614n" w:date="2013-02-10T18:54:00Z">
              <w:tcPr>
                <w:tcW w:w="719" w:type="pct"/>
              </w:tcPr>
            </w:tcPrChange>
          </w:tcPr>
          <w:p w:rsidR="00F573D7" w:rsidRDefault="00F573D7" w:rsidP="00C604D6">
            <w:pPr>
              <w:jc w:val="center"/>
              <w:rPr>
                <w:ins w:id="612" w:author="614n" w:date="2013-02-10T18:45:00Z"/>
                <w:sz w:val="22"/>
                <w:szCs w:val="22"/>
                <w:lang w:val="es-ES_tradnl" w:eastAsia="ja-JP"/>
              </w:rPr>
            </w:pPr>
            <w:ins w:id="613" w:author="614n" w:date="2013-02-10T18:53:00Z">
              <w:r>
                <w:rPr>
                  <w:sz w:val="22"/>
                  <w:szCs w:val="22"/>
                  <w:lang w:val="es-ES_tradnl" w:eastAsia="ja-JP"/>
                </w:rPr>
                <w:t>Si</w:t>
              </w:r>
            </w:ins>
          </w:p>
        </w:tc>
      </w:tr>
      <w:tr w:rsidR="00F573D7" w:rsidRPr="001C2821" w:rsidTr="00F573D7">
        <w:trPr>
          <w:trHeight w:val="394"/>
          <w:trPrChange w:id="614" w:author="614n" w:date="2013-02-10T18:54:00Z">
            <w:trPr>
              <w:trHeight w:val="394"/>
            </w:trPr>
          </w:trPrChange>
        </w:trPr>
        <w:tc>
          <w:tcPr>
            <w:tcW w:w="1424" w:type="pct"/>
            <w:tcPrChange w:id="615" w:author="614n" w:date="2013-02-10T18:54:00Z">
              <w:tcPr>
                <w:tcW w:w="1204" w:type="pct"/>
              </w:tcPr>
            </w:tcPrChange>
          </w:tcPr>
          <w:p w:rsidR="00F573D7" w:rsidRPr="00474F4B" w:rsidRDefault="00F573D7" w:rsidP="00F573D7">
            <w:pPr>
              <w:jc w:val="left"/>
              <w:rPr>
                <w:sz w:val="22"/>
                <w:szCs w:val="22"/>
                <w:lang w:val="es-ES_tradnl" w:eastAsia="ja-JP"/>
              </w:rPr>
            </w:pPr>
            <w:r w:rsidRPr="00474F4B">
              <w:rPr>
                <w:sz w:val="22"/>
                <w:szCs w:val="22"/>
                <w:lang w:val="es-ES_tradnl" w:eastAsia="ja-JP"/>
              </w:rPr>
              <w:t>Interfaz intuitiva (facilidad de uso)</w:t>
            </w:r>
          </w:p>
        </w:tc>
        <w:tc>
          <w:tcPr>
            <w:tcW w:w="769" w:type="pct"/>
            <w:vAlign w:val="center"/>
            <w:tcPrChange w:id="616" w:author="614n" w:date="2013-02-10T18:54:00Z">
              <w:tcPr>
                <w:tcW w:w="650" w:type="pct"/>
                <w:vAlign w:val="center"/>
              </w:tcPr>
            </w:tcPrChange>
          </w:tcPr>
          <w:p w:rsidR="00F573D7" w:rsidRDefault="00F573D7" w:rsidP="00F573D7">
            <w:pPr>
              <w:jc w:val="center"/>
              <w:rPr>
                <w:sz w:val="22"/>
                <w:szCs w:val="22"/>
                <w:lang w:val="es-ES_tradnl" w:eastAsia="ja-JP"/>
              </w:rPr>
            </w:pPr>
            <w:r>
              <w:rPr>
                <w:sz w:val="22"/>
                <w:szCs w:val="22"/>
                <w:lang w:val="es-ES_tradnl" w:eastAsia="ja-JP"/>
              </w:rPr>
              <w:t>No</w:t>
            </w:r>
          </w:p>
        </w:tc>
        <w:tc>
          <w:tcPr>
            <w:tcW w:w="1106" w:type="pct"/>
            <w:vAlign w:val="center"/>
            <w:tcPrChange w:id="617" w:author="614n" w:date="2013-02-10T18:54:00Z">
              <w:tcPr>
                <w:tcW w:w="935" w:type="pct"/>
                <w:vAlign w:val="center"/>
              </w:tcPr>
            </w:tcPrChange>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Change w:id="618" w:author="614n" w:date="2013-02-10T18:54:00Z">
              <w:tcPr>
                <w:tcW w:w="719" w:type="pct"/>
                <w:vAlign w:val="center"/>
              </w:tcPr>
            </w:tcPrChange>
          </w:tcPr>
          <w:p w:rsidR="00F573D7" w:rsidRDefault="00F573D7" w:rsidP="00F573D7">
            <w:pPr>
              <w:jc w:val="center"/>
              <w:rPr>
                <w:ins w:id="619" w:author="614n" w:date="2013-02-10T18:52:00Z"/>
                <w:sz w:val="22"/>
                <w:szCs w:val="22"/>
                <w:lang w:val="es-ES_tradnl" w:eastAsia="ja-JP"/>
              </w:rPr>
            </w:pPr>
            <w:ins w:id="620" w:author="614n" w:date="2013-02-10T18:52:00Z">
              <w:r>
                <w:rPr>
                  <w:sz w:val="22"/>
                  <w:szCs w:val="22"/>
                  <w:lang w:val="es-ES_tradnl" w:eastAsia="ja-JP"/>
                </w:rPr>
                <w:t>Si</w:t>
              </w:r>
            </w:ins>
          </w:p>
        </w:tc>
        <w:tc>
          <w:tcPr>
            <w:tcW w:w="850" w:type="pct"/>
            <w:vAlign w:val="center"/>
            <w:tcPrChange w:id="621" w:author="614n" w:date="2013-02-10T18:54:00Z">
              <w:tcPr>
                <w:tcW w:w="719" w:type="pct"/>
              </w:tcPr>
            </w:tcPrChange>
          </w:tcPr>
          <w:p w:rsidR="00F573D7" w:rsidRDefault="00F573D7" w:rsidP="00C604D6">
            <w:pPr>
              <w:jc w:val="center"/>
              <w:rPr>
                <w:ins w:id="622" w:author="614n" w:date="2013-02-10T18:45:00Z"/>
                <w:sz w:val="22"/>
                <w:szCs w:val="22"/>
                <w:lang w:val="es-ES_tradnl" w:eastAsia="ja-JP"/>
              </w:rPr>
            </w:pPr>
            <w:ins w:id="623" w:author="614n" w:date="2013-02-10T18:53:00Z">
              <w:r>
                <w:rPr>
                  <w:sz w:val="22"/>
                  <w:szCs w:val="22"/>
                  <w:lang w:val="es-ES_tradnl" w:eastAsia="ja-JP"/>
                </w:rPr>
                <w:t>Si</w:t>
              </w:r>
            </w:ins>
          </w:p>
        </w:tc>
      </w:tr>
      <w:tr w:rsidR="00F573D7" w:rsidRPr="001C2821" w:rsidTr="00F573D7">
        <w:trPr>
          <w:trHeight w:val="394"/>
          <w:trPrChange w:id="624" w:author="614n" w:date="2013-02-10T18:54:00Z">
            <w:trPr>
              <w:trHeight w:val="394"/>
            </w:trPr>
          </w:trPrChange>
        </w:trPr>
        <w:tc>
          <w:tcPr>
            <w:tcW w:w="1424" w:type="pct"/>
            <w:tcPrChange w:id="625" w:author="614n" w:date="2013-02-10T18:54:00Z">
              <w:tcPr>
                <w:tcW w:w="1204" w:type="pct"/>
              </w:tcPr>
            </w:tcPrChange>
          </w:tcPr>
          <w:p w:rsidR="00F573D7" w:rsidRPr="00474F4B" w:rsidRDefault="00F573D7" w:rsidP="00F573D7">
            <w:pPr>
              <w:jc w:val="left"/>
              <w:rPr>
                <w:sz w:val="22"/>
                <w:szCs w:val="22"/>
                <w:lang w:val="es-ES_tradnl" w:eastAsia="ja-JP"/>
              </w:rPr>
            </w:pPr>
            <w:r w:rsidRPr="00EE4AAD">
              <w:rPr>
                <w:sz w:val="22"/>
                <w:szCs w:val="22"/>
                <w:lang w:val="es-ES_tradnl" w:eastAsia="ja-JP"/>
              </w:rPr>
              <w:t xml:space="preserve">Reportes </w:t>
            </w:r>
            <w:r>
              <w:rPr>
                <w:sz w:val="22"/>
                <w:szCs w:val="22"/>
                <w:lang w:val="es-ES_tradnl" w:eastAsia="ja-JP"/>
              </w:rPr>
              <w:t xml:space="preserve">vía </w:t>
            </w:r>
            <w:r w:rsidRPr="00EE4AAD">
              <w:rPr>
                <w:sz w:val="22"/>
                <w:szCs w:val="22"/>
                <w:lang w:val="es-ES_tradnl" w:eastAsia="ja-JP"/>
              </w:rPr>
              <w:t>Web</w:t>
            </w:r>
          </w:p>
        </w:tc>
        <w:tc>
          <w:tcPr>
            <w:tcW w:w="769" w:type="pct"/>
            <w:vAlign w:val="center"/>
            <w:tcPrChange w:id="626" w:author="614n" w:date="2013-02-10T18:54:00Z">
              <w:tcPr>
                <w:tcW w:w="650" w:type="pct"/>
                <w:vAlign w:val="center"/>
              </w:tcPr>
            </w:tcPrChange>
          </w:tcPr>
          <w:p w:rsidR="00F573D7" w:rsidRDefault="00F573D7" w:rsidP="00F573D7">
            <w:pPr>
              <w:jc w:val="center"/>
              <w:rPr>
                <w:sz w:val="22"/>
                <w:szCs w:val="22"/>
                <w:lang w:val="es-ES_tradnl" w:eastAsia="ja-JP"/>
              </w:rPr>
            </w:pPr>
            <w:r>
              <w:rPr>
                <w:sz w:val="22"/>
                <w:szCs w:val="22"/>
                <w:lang w:val="es-ES_tradnl" w:eastAsia="ja-JP"/>
              </w:rPr>
              <w:t>Si</w:t>
            </w:r>
          </w:p>
        </w:tc>
        <w:tc>
          <w:tcPr>
            <w:tcW w:w="1106" w:type="pct"/>
            <w:vAlign w:val="center"/>
            <w:tcPrChange w:id="627" w:author="614n" w:date="2013-02-10T18:54:00Z">
              <w:tcPr>
                <w:tcW w:w="935" w:type="pct"/>
                <w:vAlign w:val="center"/>
              </w:tcPr>
            </w:tcPrChange>
          </w:tcPr>
          <w:p w:rsidR="00F573D7" w:rsidRDefault="00F573D7" w:rsidP="00F573D7">
            <w:pPr>
              <w:keepNext/>
              <w:jc w:val="center"/>
              <w:rPr>
                <w:sz w:val="22"/>
                <w:szCs w:val="22"/>
                <w:lang w:val="es-ES_tradnl" w:eastAsia="ja-JP"/>
              </w:rPr>
            </w:pPr>
            <w:r>
              <w:rPr>
                <w:sz w:val="22"/>
                <w:szCs w:val="22"/>
                <w:lang w:val="es-ES_tradnl" w:eastAsia="ja-JP"/>
              </w:rPr>
              <w:t>No</w:t>
            </w:r>
          </w:p>
        </w:tc>
        <w:tc>
          <w:tcPr>
            <w:tcW w:w="850" w:type="pct"/>
            <w:vAlign w:val="center"/>
            <w:tcPrChange w:id="628" w:author="614n" w:date="2013-02-10T18:54:00Z">
              <w:tcPr>
                <w:tcW w:w="719" w:type="pct"/>
                <w:vAlign w:val="center"/>
              </w:tcPr>
            </w:tcPrChange>
          </w:tcPr>
          <w:p w:rsidR="00F573D7" w:rsidRDefault="00F573D7" w:rsidP="00F573D7">
            <w:pPr>
              <w:keepNext/>
              <w:jc w:val="center"/>
              <w:rPr>
                <w:ins w:id="629" w:author="614n" w:date="2013-02-10T18:52:00Z"/>
                <w:sz w:val="22"/>
                <w:szCs w:val="22"/>
                <w:lang w:val="es-ES_tradnl" w:eastAsia="ja-JP"/>
              </w:rPr>
            </w:pPr>
            <w:ins w:id="630" w:author="614n" w:date="2013-02-10T18:52:00Z">
              <w:r>
                <w:rPr>
                  <w:sz w:val="22"/>
                  <w:szCs w:val="22"/>
                  <w:lang w:val="es-ES_tradnl" w:eastAsia="ja-JP"/>
                </w:rPr>
                <w:t>No</w:t>
              </w:r>
            </w:ins>
          </w:p>
        </w:tc>
        <w:tc>
          <w:tcPr>
            <w:tcW w:w="850" w:type="pct"/>
            <w:vAlign w:val="center"/>
            <w:tcPrChange w:id="631" w:author="614n" w:date="2013-02-10T18:54:00Z">
              <w:tcPr>
                <w:tcW w:w="719" w:type="pct"/>
              </w:tcPr>
            </w:tcPrChange>
          </w:tcPr>
          <w:p w:rsidR="00F573D7" w:rsidRDefault="00F573D7" w:rsidP="00C604D6">
            <w:pPr>
              <w:keepNext/>
              <w:jc w:val="center"/>
              <w:rPr>
                <w:ins w:id="632" w:author="614n" w:date="2013-02-10T18:45:00Z"/>
                <w:sz w:val="22"/>
                <w:szCs w:val="22"/>
                <w:lang w:val="es-ES_tradnl" w:eastAsia="ja-JP"/>
              </w:rPr>
            </w:pPr>
            <w:ins w:id="633" w:author="614n" w:date="2013-02-10T18:53:00Z">
              <w:r>
                <w:rPr>
                  <w:sz w:val="22"/>
                  <w:szCs w:val="22"/>
                  <w:lang w:val="es-ES_tradnl" w:eastAsia="ja-JP"/>
                </w:rPr>
                <w:t>Si</w:t>
              </w:r>
            </w:ins>
          </w:p>
        </w:tc>
      </w:tr>
    </w:tbl>
    <w:p w:rsidR="00913AA8" w:rsidRDefault="00913AA8" w:rsidP="00913AA8">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3331F4" w:rsidRDefault="009B4D03" w:rsidP="009B4D03">
      <w:pPr>
        <w:pStyle w:val="Ttulo1"/>
        <w:numPr>
          <w:ilvl w:val="0"/>
          <w:numId w:val="6"/>
        </w:numPr>
        <w:rPr>
          <w:color w:val="auto"/>
          <w:lang w:val="es-PE"/>
        </w:rPr>
      </w:pPr>
      <w:bookmarkStart w:id="634" w:name="_Toc342249977"/>
      <w:r w:rsidRPr="009B4D03">
        <w:rPr>
          <w:color w:val="auto"/>
          <w:lang w:val="es-PE"/>
        </w:rPr>
        <w:lastRenderedPageBreak/>
        <w:t>Capítulo</w:t>
      </w:r>
      <w:del w:id="635" w:author="614n" w:date="2013-04-03T19:33:00Z">
        <w:r w:rsidRPr="009B4D03" w:rsidDel="00DB642D">
          <w:rPr>
            <w:color w:val="auto"/>
            <w:lang w:val="es-PE"/>
          </w:rPr>
          <w:delText xml:space="preserve"> 3</w:delText>
        </w:r>
      </w:del>
      <w:r w:rsidRPr="009B4D03">
        <w:rPr>
          <w:color w:val="auto"/>
          <w:lang w:val="es-PE"/>
        </w:rPr>
        <w:t>: Análisis</w:t>
      </w:r>
      <w:bookmarkEnd w:id="634"/>
    </w:p>
    <w:p w:rsidR="005144C5" w:rsidRDefault="005144C5" w:rsidP="005144C5">
      <w:pPr>
        <w:tabs>
          <w:tab w:val="num" w:pos="851"/>
        </w:tabs>
        <w:spacing w:line="276" w:lineRule="auto"/>
        <w:ind w:left="426"/>
        <w:rPr>
          <w:sz w:val="22"/>
          <w:szCs w:val="22"/>
          <w:lang w:val="es-ES_tradnl" w:eastAsia="ja-JP"/>
        </w:rPr>
      </w:pPr>
    </w:p>
    <w:p w:rsidR="00524BDA" w:rsidRDefault="00524BDA" w:rsidP="00524BDA">
      <w:pPr>
        <w:tabs>
          <w:tab w:val="num" w:pos="851"/>
        </w:tabs>
        <w:spacing w:line="276" w:lineRule="auto"/>
        <w:ind w:left="426"/>
        <w:rPr>
          <w:sz w:val="22"/>
          <w:szCs w:val="22"/>
          <w:lang w:val="es-ES_tradnl" w:eastAsia="ja-JP"/>
        </w:rPr>
      </w:pPr>
      <w:r w:rsidRPr="00C87C62">
        <w:rPr>
          <w:sz w:val="22"/>
          <w:szCs w:val="22"/>
          <w:lang w:val="es-ES_tradnl" w:eastAsia="ja-JP"/>
        </w:rPr>
        <w:t xml:space="preserve">En este capítulo se explica el análisis completo </w:t>
      </w:r>
      <w:r>
        <w:rPr>
          <w:sz w:val="22"/>
          <w:szCs w:val="22"/>
          <w:lang w:val="es-ES_tradnl" w:eastAsia="ja-JP"/>
        </w:rPr>
        <w:t>sobre la solución del problema. Se menciona</w:t>
      </w:r>
      <w:r w:rsidRPr="00C87C62">
        <w:rPr>
          <w:sz w:val="22"/>
          <w:szCs w:val="22"/>
          <w:lang w:val="es-ES_tradnl" w:eastAsia="ja-JP"/>
        </w:rPr>
        <w:t xml:space="preserve"> la lista de </w:t>
      </w:r>
      <w:r>
        <w:rPr>
          <w:sz w:val="22"/>
          <w:szCs w:val="22"/>
          <w:lang w:val="es-ES_tradnl" w:eastAsia="ja-JP"/>
        </w:rPr>
        <w:t>requisitos</w:t>
      </w:r>
      <w:r w:rsidRPr="00C87C62">
        <w:rPr>
          <w:sz w:val="22"/>
          <w:szCs w:val="22"/>
          <w:lang w:val="es-ES_tradnl" w:eastAsia="ja-JP"/>
        </w:rPr>
        <w:t xml:space="preserve"> funcionales y no funcionales d</w:t>
      </w:r>
      <w:r>
        <w:rPr>
          <w:sz w:val="22"/>
          <w:szCs w:val="22"/>
          <w:lang w:val="es-ES_tradnl" w:eastAsia="ja-JP"/>
        </w:rPr>
        <w:t>el sistema, también se presenta</w:t>
      </w:r>
      <w:r w:rsidRPr="00C87C62">
        <w:rPr>
          <w:sz w:val="22"/>
          <w:szCs w:val="22"/>
          <w:lang w:val="es-ES_tradnl" w:eastAsia="ja-JP"/>
        </w:rPr>
        <w:t xml:space="preserve"> el diagrama de </w:t>
      </w:r>
      <w:r>
        <w:rPr>
          <w:sz w:val="22"/>
          <w:szCs w:val="22"/>
          <w:lang w:val="es-ES_tradnl" w:eastAsia="ja-JP"/>
        </w:rPr>
        <w:t>casos de uso y el diagrama de clases</w:t>
      </w:r>
      <w:r w:rsidRPr="00C87C62">
        <w:rPr>
          <w:sz w:val="22"/>
          <w:szCs w:val="22"/>
          <w:lang w:val="es-ES_tradnl" w:eastAsia="ja-JP"/>
        </w:rPr>
        <w:t>.</w:t>
      </w:r>
    </w:p>
    <w:p w:rsidR="005144C5" w:rsidRDefault="005144C5" w:rsidP="005144C5">
      <w:pPr>
        <w:tabs>
          <w:tab w:val="num" w:pos="851"/>
        </w:tabs>
        <w:spacing w:line="276" w:lineRule="auto"/>
        <w:ind w:left="426"/>
        <w:rPr>
          <w:sz w:val="22"/>
          <w:szCs w:val="22"/>
          <w:lang w:val="es-ES_tradnl" w:eastAsia="ja-JP"/>
        </w:rPr>
      </w:pPr>
    </w:p>
    <w:p w:rsidR="00524BDA" w:rsidRDefault="00524BDA" w:rsidP="00524BDA">
      <w:pPr>
        <w:pStyle w:val="Ttulo2"/>
        <w:numPr>
          <w:ilvl w:val="1"/>
          <w:numId w:val="6"/>
        </w:numPr>
        <w:ind w:left="426" w:hanging="426"/>
        <w:rPr>
          <w:color w:val="auto"/>
          <w:sz w:val="24"/>
          <w:szCs w:val="24"/>
          <w:lang w:val="es-PE"/>
        </w:rPr>
      </w:pPr>
      <w:bookmarkStart w:id="636" w:name="_Toc342249978"/>
      <w:r w:rsidRPr="00524BDA">
        <w:rPr>
          <w:color w:val="auto"/>
          <w:sz w:val="24"/>
          <w:szCs w:val="24"/>
          <w:lang w:val="es-PE"/>
        </w:rPr>
        <w:t>Identificación de Requerimientos</w:t>
      </w:r>
      <w:bookmarkEnd w:id="636"/>
    </w:p>
    <w:p w:rsidR="00524BDA" w:rsidRDefault="00524BDA" w:rsidP="00524BDA">
      <w:pPr>
        <w:rPr>
          <w:lang w:val="es-PE"/>
        </w:rPr>
      </w:pPr>
    </w:p>
    <w:p w:rsidR="00524BDA" w:rsidRDefault="00524BDA" w:rsidP="00524BDA">
      <w:pPr>
        <w:tabs>
          <w:tab w:val="num" w:pos="851"/>
        </w:tabs>
        <w:spacing w:line="276" w:lineRule="auto"/>
        <w:ind w:left="426"/>
        <w:rPr>
          <w:sz w:val="22"/>
          <w:szCs w:val="22"/>
          <w:lang w:val="es-ES_tradnl" w:eastAsia="ja-JP"/>
        </w:rPr>
      </w:pPr>
      <w:r w:rsidRPr="000C0134">
        <w:rPr>
          <w:sz w:val="22"/>
          <w:szCs w:val="22"/>
          <w:lang w:val="es-ES_tradnl" w:eastAsia="ja-JP"/>
        </w:rPr>
        <w:t>En esta</w:t>
      </w:r>
      <w:r>
        <w:rPr>
          <w:sz w:val="22"/>
          <w:szCs w:val="22"/>
          <w:lang w:val="es-ES_tradnl" w:eastAsia="ja-JP"/>
        </w:rPr>
        <w:t xml:space="preserve"> sección se explica</w:t>
      </w:r>
      <w:r w:rsidRPr="00E4748B">
        <w:rPr>
          <w:sz w:val="22"/>
          <w:szCs w:val="22"/>
          <w:lang w:val="es-ES_tradnl" w:eastAsia="ja-JP"/>
        </w:rPr>
        <w:t xml:space="preserve"> la visión del proyecto y la lista de los </w:t>
      </w:r>
      <w:r>
        <w:rPr>
          <w:sz w:val="22"/>
          <w:szCs w:val="22"/>
          <w:lang w:val="es-ES_tradnl" w:eastAsia="ja-JP"/>
        </w:rPr>
        <w:t>requisitos</w:t>
      </w:r>
      <w:r w:rsidRPr="00E4748B">
        <w:rPr>
          <w:sz w:val="22"/>
          <w:szCs w:val="22"/>
          <w:lang w:val="es-ES_tradnl" w:eastAsia="ja-JP"/>
        </w:rPr>
        <w:t xml:space="preserve"> funcionales y no funcionales del sistema.</w:t>
      </w:r>
      <w:r>
        <w:rPr>
          <w:sz w:val="22"/>
          <w:szCs w:val="22"/>
          <w:lang w:val="es-ES_tradnl" w:eastAsia="ja-JP"/>
        </w:rPr>
        <w:t xml:space="preserve"> La lista de requisitos fue obtenida mediante consultas a los empleados de las diferentes áreas. Además se elaboró diagramas de actividades para las áreas de administración, compras, ventas, almacén para poder comprender mejor los procesos que realiza la empresa de cafeterías.</w:t>
      </w:r>
    </w:p>
    <w:p w:rsidR="00524BDA" w:rsidRPr="00524BDA" w:rsidRDefault="00524BDA" w:rsidP="00524BDA">
      <w:pPr>
        <w:rPr>
          <w:lang w:val="es-ES_tradnl"/>
        </w:rPr>
      </w:pPr>
    </w:p>
    <w:p w:rsidR="00524BDA" w:rsidRPr="00524BDA" w:rsidRDefault="00524BDA" w:rsidP="004F7960">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637" w:name="_Toc342249979"/>
      <w:r w:rsidRPr="00524BDA">
        <w:rPr>
          <w:rFonts w:asciiTheme="minorHAnsi" w:hAnsiTheme="minorHAnsi" w:cstheme="minorHAnsi"/>
          <w:b/>
          <w:lang w:val="es-ES_tradnl" w:eastAsia="ja-JP"/>
        </w:rPr>
        <w:t>Visión del proyecto</w:t>
      </w:r>
      <w:bookmarkEnd w:id="637"/>
    </w:p>
    <w:p w:rsidR="00524BDA" w:rsidRDefault="00524BDA" w:rsidP="00524BDA">
      <w:pPr>
        <w:tabs>
          <w:tab w:val="num" w:pos="851"/>
        </w:tabs>
        <w:spacing w:line="276" w:lineRule="auto"/>
        <w:ind w:left="426"/>
        <w:rPr>
          <w:sz w:val="22"/>
          <w:szCs w:val="22"/>
          <w:lang w:val="es-ES_tradnl" w:eastAsia="ja-JP"/>
        </w:rPr>
      </w:pPr>
      <w:r w:rsidRPr="008B4D26">
        <w:rPr>
          <w:sz w:val="22"/>
          <w:szCs w:val="22"/>
          <w:lang w:val="es-ES_tradnl" w:eastAsia="ja-JP"/>
        </w:rPr>
        <w:t>Se implementará un sistema que facilite y solucione los problemas ya mencionados antes en el capítulo 1 que tienen las cafeterías en las áreas de administración, ventas, compras y almacén y también el sistema podrá generar reportes para el administrador. Para eso se identificó los diferentes tipos de usuarios que se tiene en el negocio, los cuales se clasifico en cinco perfiles:</w:t>
      </w:r>
    </w:p>
    <w:p w:rsidR="00524BDA" w:rsidRDefault="00524BDA" w:rsidP="00524BDA">
      <w:pPr>
        <w:tabs>
          <w:tab w:val="num" w:pos="851"/>
        </w:tabs>
        <w:spacing w:line="276" w:lineRule="auto"/>
        <w:ind w:left="426"/>
        <w:rPr>
          <w:sz w:val="22"/>
          <w:szCs w:val="22"/>
          <w:lang w:val="es-ES_tradnl" w:eastAsia="ja-JP"/>
        </w:rPr>
      </w:pP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Administrador master: persona encargada de administrar el sistema completo</w:t>
      </w:r>
      <w:ins w:id="638" w:author="614n" w:date="2013-02-09T22:47:00Z">
        <w:r w:rsidR="00AE547F">
          <w:rPr>
            <w:rFonts w:ascii="Arial" w:hAnsi="Arial" w:cs="Arial"/>
            <w:lang w:val="es-ES_tradnl"/>
          </w:rPr>
          <w:t>,</w:t>
        </w:r>
      </w:ins>
      <w:r w:rsidRPr="00524BDA">
        <w:rPr>
          <w:rFonts w:ascii="Arial" w:hAnsi="Arial" w:cs="Arial"/>
          <w:lang w:val="es-ES_tradnl"/>
        </w:rPr>
        <w:t xml:space="preserve"> </w:t>
      </w:r>
      <w:ins w:id="639" w:author="614n" w:date="2013-02-09T22:47:00Z">
        <w:r w:rsidR="00AE547F">
          <w:rPr>
            <w:rFonts w:ascii="Arial" w:hAnsi="Arial" w:cs="Arial"/>
            <w:lang w:val="es-ES_tradnl"/>
          </w:rPr>
          <w:t xml:space="preserve">el </w:t>
        </w:r>
      </w:ins>
      <w:del w:id="640" w:author="614n" w:date="2013-02-09T22:47:00Z">
        <w:r w:rsidRPr="00524BDA" w:rsidDel="00AE547F">
          <w:rPr>
            <w:rFonts w:ascii="Arial" w:hAnsi="Arial" w:cs="Arial"/>
            <w:lang w:val="es-ES_tradnl"/>
          </w:rPr>
          <w:delText xml:space="preserve">y es el </w:delText>
        </w:r>
      </w:del>
      <w:r w:rsidRPr="00524BDA">
        <w:rPr>
          <w:rFonts w:ascii="Arial" w:hAnsi="Arial" w:cs="Arial"/>
          <w:lang w:val="es-ES_tradnl"/>
        </w:rPr>
        <w:t>encargado de dar permisos a los usuarios.</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Administrador del local: persona que se encarga de administrar una sucursal, además podrá generar informes constantes de las diferentes áreas que tiene la cafetería.</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Supervisor de logística: persona encargada de administrar las órdenes de compra que puede tener una sucursal.</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Recepcionista</w:t>
      </w:r>
      <w:ins w:id="641" w:author="614n" w:date="2013-02-09T22:48:00Z">
        <w:r w:rsidR="00AE547F">
          <w:rPr>
            <w:rFonts w:ascii="Arial" w:hAnsi="Arial" w:cs="Arial"/>
            <w:lang w:val="es-ES_tradnl"/>
          </w:rPr>
          <w:t xml:space="preserve"> y mozo</w:t>
        </w:r>
      </w:ins>
      <w:r w:rsidRPr="00524BDA">
        <w:rPr>
          <w:rFonts w:ascii="Arial" w:hAnsi="Arial" w:cs="Arial"/>
          <w:lang w:val="es-ES_tradnl"/>
        </w:rPr>
        <w:t>: persona encargada del registro de una venta en una determinada sucursal.</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Supervisor de almacén: persona encargada de la administración y control de los diferentes productos que entra en el almacén de una sucursal.</w:t>
      </w:r>
    </w:p>
    <w:p w:rsidR="00524BDA" w:rsidRPr="00524BDA" w:rsidRDefault="00524BDA" w:rsidP="00524BDA">
      <w:pPr>
        <w:tabs>
          <w:tab w:val="num" w:pos="851"/>
        </w:tabs>
        <w:spacing w:line="276" w:lineRule="auto"/>
        <w:ind w:left="426"/>
        <w:rPr>
          <w:sz w:val="22"/>
          <w:szCs w:val="22"/>
          <w:lang w:val="es-ES_tradnl" w:eastAsia="ja-JP"/>
        </w:rPr>
      </w:pPr>
      <w:r w:rsidRPr="00524BDA">
        <w:rPr>
          <w:sz w:val="22"/>
          <w:szCs w:val="22"/>
          <w:lang w:val="es-ES_tradnl" w:eastAsia="ja-JP"/>
        </w:rPr>
        <w:t>Los diferentes usuarios podrán acceder al sistema desde cualquier parte considerando como único requisito contar con un dispositivo con conexión a Internet.</w:t>
      </w:r>
    </w:p>
    <w:p w:rsidR="00524BDA" w:rsidRDefault="00524BDA" w:rsidP="00524BDA">
      <w:pPr>
        <w:rPr>
          <w:lang w:val="es-PE"/>
        </w:rPr>
      </w:pPr>
    </w:p>
    <w:p w:rsidR="00524BDA" w:rsidRDefault="004F7960" w:rsidP="004F7960">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642" w:name="_Toc342249980"/>
      <w:r w:rsidRPr="004F7960">
        <w:rPr>
          <w:rFonts w:asciiTheme="minorHAnsi" w:hAnsiTheme="minorHAnsi" w:cstheme="minorHAnsi"/>
          <w:b/>
          <w:lang w:val="es-ES_tradnl" w:eastAsia="ja-JP"/>
        </w:rPr>
        <w:t>Diagrama de Actividades</w:t>
      </w:r>
      <w:bookmarkEnd w:id="642"/>
    </w:p>
    <w:p w:rsidR="004F7960" w:rsidRDefault="004F7960" w:rsidP="004F7960">
      <w:pPr>
        <w:tabs>
          <w:tab w:val="num" w:pos="851"/>
        </w:tabs>
        <w:spacing w:line="276" w:lineRule="auto"/>
        <w:ind w:left="426"/>
        <w:rPr>
          <w:sz w:val="22"/>
          <w:szCs w:val="22"/>
          <w:lang w:val="es-ES_tradnl" w:eastAsia="ja-JP"/>
        </w:rPr>
      </w:pPr>
      <w:r w:rsidRPr="004F7960">
        <w:rPr>
          <w:sz w:val="22"/>
          <w:szCs w:val="22"/>
          <w:lang w:val="es-ES_tradnl" w:eastAsia="ja-JP"/>
        </w:rPr>
        <w:t>En esta sección se presenta los diagramas de actividades, en donde se muestra los diferentes procesos que realiza la empresa en las áreas de administración, compras, ventas y almacén. Además, los diagramas las personas que participan en los procesos como se puede observar en el anexo 2.</w:t>
      </w:r>
    </w:p>
    <w:p w:rsidR="002A5839" w:rsidRDefault="002A5839" w:rsidP="004F7960">
      <w:pPr>
        <w:tabs>
          <w:tab w:val="num" w:pos="851"/>
        </w:tabs>
        <w:spacing w:line="276" w:lineRule="auto"/>
        <w:ind w:left="426"/>
        <w:rPr>
          <w:sz w:val="22"/>
          <w:szCs w:val="22"/>
          <w:lang w:val="es-ES_tradnl" w:eastAsia="ja-JP"/>
        </w:rPr>
      </w:pPr>
    </w:p>
    <w:p w:rsidR="004F7960" w:rsidRDefault="002A5839" w:rsidP="002A5839">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643" w:name="_Toc342249981"/>
      <w:r w:rsidRPr="002A5839">
        <w:rPr>
          <w:rFonts w:asciiTheme="minorHAnsi" w:hAnsiTheme="minorHAnsi" w:cstheme="minorHAnsi"/>
          <w:b/>
          <w:lang w:val="es-ES_tradnl" w:eastAsia="ja-JP"/>
        </w:rPr>
        <w:t>Requisitos Funcionales</w:t>
      </w:r>
      <w:bookmarkEnd w:id="643"/>
    </w:p>
    <w:p w:rsidR="002A5839" w:rsidRDefault="002A5839" w:rsidP="002A5839">
      <w:pPr>
        <w:tabs>
          <w:tab w:val="num" w:pos="851"/>
        </w:tabs>
        <w:spacing w:line="276" w:lineRule="auto"/>
        <w:ind w:left="426"/>
        <w:rPr>
          <w:sz w:val="22"/>
          <w:szCs w:val="22"/>
          <w:lang w:val="es-ES_tradnl" w:eastAsia="ja-JP"/>
        </w:rPr>
      </w:pPr>
      <w:r w:rsidRPr="002A5839">
        <w:rPr>
          <w:sz w:val="22"/>
          <w:szCs w:val="22"/>
          <w:lang w:val="es-ES_tradnl" w:eastAsia="ja-JP"/>
        </w:rPr>
        <w:lastRenderedPageBreak/>
        <w:t>En esta parte se detalla los principales requisitos que tiene el sistema, en base a los problemas encontrados, además de identificar las principales funcionalidades que tiene el sistema, están divididos en los diferentes subsistemas.</w:t>
      </w:r>
    </w:p>
    <w:p w:rsidR="002A5839" w:rsidRDefault="002A5839" w:rsidP="002A5839">
      <w:pPr>
        <w:tabs>
          <w:tab w:val="num" w:pos="851"/>
        </w:tabs>
        <w:spacing w:line="276" w:lineRule="auto"/>
        <w:ind w:left="426"/>
        <w:rPr>
          <w:sz w:val="22"/>
          <w:szCs w:val="22"/>
          <w:lang w:val="es-ES_tradnl" w:eastAsia="ja-JP"/>
        </w:rPr>
      </w:pPr>
    </w:p>
    <w:tbl>
      <w:tblPr>
        <w:tblW w:w="0" w:type="auto"/>
        <w:tblLook w:val="04A0" w:firstRow="1" w:lastRow="0" w:firstColumn="1" w:lastColumn="0" w:noHBand="0" w:noVBand="1"/>
      </w:tblPr>
      <w:tblGrid>
        <w:gridCol w:w="1028"/>
        <w:gridCol w:w="7409"/>
      </w:tblGrid>
      <w:tr w:rsidR="00983D07" w:rsidRPr="00EF6209" w:rsidTr="00A2760E">
        <w:trPr>
          <w:trHeight w:hRule="exact" w:val="315"/>
        </w:trPr>
        <w:tc>
          <w:tcPr>
            <w:tcW w:w="0" w:type="auto"/>
            <w:tcBorders>
              <w:top w:val="single" w:sz="8" w:space="0" w:color="auto"/>
              <w:left w:val="single" w:sz="8" w:space="0" w:color="auto"/>
              <w:bottom w:val="single" w:sz="8" w:space="0" w:color="auto"/>
              <w:right w:val="single" w:sz="8" w:space="0" w:color="FFFFFF"/>
            </w:tcBorders>
            <w:shd w:val="clear" w:color="000000" w:fill="000000"/>
            <w:vAlign w:val="center"/>
            <w:hideMark/>
          </w:tcPr>
          <w:p w:rsidR="00983D07" w:rsidRPr="00EF6209" w:rsidRDefault="00983D07" w:rsidP="00A2760E">
            <w:pPr>
              <w:jc w:val="center"/>
              <w:rPr>
                <w:rFonts w:cs="Arial"/>
                <w:b/>
                <w:bCs/>
                <w:color w:val="FFFFFF"/>
                <w:lang w:val="es-PE" w:eastAsia="en-US"/>
              </w:rPr>
            </w:pPr>
            <w:r w:rsidRPr="00EF6209">
              <w:rPr>
                <w:rFonts w:cs="Arial"/>
                <w:b/>
                <w:bCs/>
                <w:color w:val="FFFFFF"/>
                <w:lang w:eastAsia="en-US"/>
              </w:rPr>
              <w:t>N°</w:t>
            </w:r>
          </w:p>
        </w:tc>
        <w:tc>
          <w:tcPr>
            <w:tcW w:w="0" w:type="auto"/>
            <w:tcBorders>
              <w:top w:val="single" w:sz="8" w:space="0" w:color="auto"/>
              <w:left w:val="nil"/>
              <w:bottom w:val="single" w:sz="8" w:space="0" w:color="auto"/>
              <w:right w:val="single" w:sz="8" w:space="0" w:color="auto"/>
            </w:tcBorders>
            <w:shd w:val="clear" w:color="000000" w:fill="000000"/>
            <w:vAlign w:val="center"/>
            <w:hideMark/>
          </w:tcPr>
          <w:p w:rsidR="00983D07" w:rsidRPr="00EF6209" w:rsidRDefault="00983D07" w:rsidP="00A2760E">
            <w:pPr>
              <w:jc w:val="center"/>
              <w:rPr>
                <w:rFonts w:cs="Arial"/>
                <w:b/>
                <w:bCs/>
                <w:color w:val="FFFFFF"/>
                <w:lang w:val="es-PE" w:eastAsia="en-US"/>
              </w:rPr>
            </w:pPr>
            <w:r w:rsidRPr="00EF6209">
              <w:rPr>
                <w:rFonts w:cs="Arial"/>
                <w:b/>
                <w:bCs/>
                <w:color w:val="FFFFFF"/>
                <w:lang w:eastAsia="en-US"/>
              </w:rPr>
              <w:t>Descripción</w:t>
            </w:r>
          </w:p>
        </w:tc>
      </w:tr>
      <w:tr w:rsidR="00983D07" w:rsidRPr="00EF6209" w:rsidTr="00A2760E">
        <w:trPr>
          <w:trHeight w:hRule="exact" w:val="315"/>
        </w:trPr>
        <w:tc>
          <w:tcPr>
            <w:tcW w:w="0" w:type="auto"/>
            <w:gridSpan w:val="2"/>
            <w:tcBorders>
              <w:top w:val="single" w:sz="8" w:space="0" w:color="auto"/>
              <w:left w:val="single" w:sz="8" w:space="0" w:color="auto"/>
              <w:bottom w:val="nil"/>
              <w:right w:val="single" w:sz="8" w:space="0" w:color="000000"/>
            </w:tcBorders>
            <w:shd w:val="clear" w:color="000000" w:fill="BFBFBF"/>
            <w:vAlign w:val="center"/>
            <w:hideMark/>
          </w:tcPr>
          <w:p w:rsidR="00983D07" w:rsidRPr="00EF6209" w:rsidRDefault="00983D07" w:rsidP="00A2760E">
            <w:pPr>
              <w:jc w:val="left"/>
              <w:rPr>
                <w:rFonts w:cs="Arial"/>
                <w:b/>
                <w:bCs/>
                <w:color w:val="000000"/>
                <w:lang w:val="es-PE" w:eastAsia="en-US"/>
              </w:rPr>
            </w:pPr>
            <w:r w:rsidRPr="00EF6209">
              <w:rPr>
                <w:rFonts w:cs="Arial"/>
                <w:b/>
                <w:bCs/>
                <w:color w:val="000000" w:themeColor="text1"/>
              </w:rPr>
              <w:t>FUNCIONALES</w:t>
            </w:r>
          </w:p>
        </w:tc>
      </w:tr>
      <w:tr w:rsidR="00983D07" w:rsidRPr="00EF6209" w:rsidTr="00A2760E">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83D07" w:rsidRPr="00EF6209" w:rsidRDefault="00983D07" w:rsidP="00A2760E">
            <w:pPr>
              <w:jc w:val="left"/>
              <w:rPr>
                <w:rFonts w:cs="Arial"/>
                <w:b/>
                <w:bCs/>
                <w:color w:val="000000"/>
                <w:lang w:val="es-PE" w:eastAsia="en-US"/>
              </w:rPr>
            </w:pPr>
            <w:r w:rsidRPr="00EF6209">
              <w:rPr>
                <w:rFonts w:cs="Arial"/>
                <w:b/>
                <w:bCs/>
                <w:color w:val="000000"/>
                <w:lang w:eastAsia="en-US"/>
              </w:rPr>
              <w:t>Subsistema de administración</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s-PE" w:eastAsia="en-US"/>
              </w:rPr>
            </w:pPr>
            <w:r w:rsidRPr="00EF6209">
              <w:rPr>
                <w:rFonts w:eastAsia="Arial" w:cs="Arial"/>
                <w:color w:val="000000"/>
                <w:lang w:eastAsia="en-US"/>
              </w:rPr>
              <w:t>ADM01</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w:t>
            </w:r>
            <w:del w:id="644" w:author="614n" w:date="2013-02-09T22:49:00Z">
              <w:r w:rsidRPr="00EF6209" w:rsidDel="00AE547F">
                <w:rPr>
                  <w:rFonts w:cs="Arial"/>
                  <w:color w:val="000000"/>
                  <w:lang w:eastAsia="en-US"/>
                </w:rPr>
                <w:delText>rá</w:delText>
              </w:r>
            </w:del>
            <w:r w:rsidRPr="00EF6209">
              <w:rPr>
                <w:rFonts w:cs="Arial"/>
                <w:color w:val="000000"/>
                <w:lang w:eastAsia="en-US"/>
              </w:rPr>
              <w:t xml:space="preserve"> permitir la administración de perfiles de usuario (Máster, Administrador del local, recepcionista, supervisor de logística, de ventas).</w:t>
            </w:r>
          </w:p>
        </w:tc>
      </w:tr>
      <w:tr w:rsidR="00983D07" w:rsidRPr="00EF6209" w:rsidTr="00A2760E">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ADM02</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 permitir administrar los turnos de horario del personal (administrador por cada sucursal de cafetería).</w:t>
            </w:r>
          </w:p>
        </w:tc>
      </w:tr>
      <w:tr w:rsidR="00983D07" w:rsidRPr="00EF6209" w:rsidTr="00A2760E">
        <w:trPr>
          <w:trHeight w:hRule="exact" w:val="776"/>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ADM03</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645" w:author="614n" w:date="2013-02-09T22:49:00Z">
              <w:r w:rsidRPr="00EF6209" w:rsidDel="00AE547F">
                <w:rPr>
                  <w:rFonts w:cs="Arial"/>
                  <w:color w:val="000000"/>
                  <w:lang w:eastAsia="en-US"/>
                </w:rPr>
                <w:delText>rá</w:delText>
              </w:r>
            </w:del>
            <w:r w:rsidRPr="00EF6209">
              <w:rPr>
                <w:rFonts w:cs="Arial"/>
                <w:color w:val="000000"/>
                <w:lang w:eastAsia="en-US"/>
              </w:rPr>
              <w:t xml:space="preserve"> permitir que el perfil de administrador máster se encargue de gestionar los demás perfiles dando los permisos a las diferentes áreas del sistema.</w:t>
            </w:r>
          </w:p>
        </w:tc>
      </w:tr>
      <w:tr w:rsidR="00983D07" w:rsidRPr="00EF6209" w:rsidTr="00A2760E">
        <w:trPr>
          <w:trHeight w:hRule="exact" w:val="55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ADM04</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646" w:author="614n" w:date="2013-02-09T22:49:00Z">
              <w:r w:rsidRPr="00EF6209" w:rsidDel="00AE547F">
                <w:rPr>
                  <w:rFonts w:cs="Arial"/>
                  <w:color w:val="000000"/>
                  <w:lang w:eastAsia="en-US"/>
                </w:rPr>
                <w:delText>rá</w:delText>
              </w:r>
            </w:del>
            <w:r w:rsidRPr="00EF6209">
              <w:rPr>
                <w:rFonts w:cs="Arial"/>
                <w:color w:val="000000"/>
                <w:lang w:eastAsia="en-US"/>
              </w:rPr>
              <w:t xml:space="preserve"> administrar al personal de los diferentes locales que tiene el negocio.</w:t>
            </w:r>
          </w:p>
        </w:tc>
      </w:tr>
      <w:tr w:rsidR="00983D07" w:rsidRPr="00EF6209" w:rsidTr="00A2760E">
        <w:trPr>
          <w:trHeight w:hRule="exact" w:val="565"/>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ADM05</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647" w:author="614n" w:date="2013-02-09T22:49:00Z">
              <w:r w:rsidRPr="00EF6209" w:rsidDel="00AE547F">
                <w:rPr>
                  <w:rFonts w:cs="Arial"/>
                  <w:color w:val="000000"/>
                  <w:lang w:eastAsia="en-US"/>
                </w:rPr>
                <w:delText>rá</w:delText>
              </w:r>
            </w:del>
            <w:r w:rsidRPr="00EF6209">
              <w:rPr>
                <w:rFonts w:cs="Arial"/>
                <w:color w:val="000000"/>
                <w:lang w:eastAsia="en-US"/>
              </w:rPr>
              <w:t xml:space="preserve"> permitir que el empleado modifique cierta información personal( dirección, teléfono, correo electrónico)</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ADM06</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648" w:author="614n" w:date="2013-02-09T22:49:00Z">
              <w:r w:rsidRPr="00EF6209" w:rsidDel="00AE547F">
                <w:rPr>
                  <w:rFonts w:cs="Arial"/>
                  <w:color w:val="000000"/>
                  <w:lang w:eastAsia="en-US"/>
                </w:rPr>
                <w:delText>rá</w:delText>
              </w:r>
            </w:del>
            <w:r w:rsidRPr="00EF6209">
              <w:rPr>
                <w:rFonts w:cs="Arial"/>
                <w:color w:val="000000"/>
                <w:lang w:eastAsia="en-US"/>
              </w:rPr>
              <w:t xml:space="preserve"> controlar los turnos de horario del personal con respecto a la hora de entrada, hora de salida.</w:t>
            </w:r>
          </w:p>
        </w:tc>
      </w:tr>
      <w:tr w:rsidR="00983D07" w:rsidRPr="00EF6209" w:rsidTr="00A2760E">
        <w:trPr>
          <w:trHeight w:hRule="exact" w:val="494"/>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ADM07</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649" w:author="614n" w:date="2013-02-09T22:49:00Z">
              <w:r w:rsidRPr="00EF6209" w:rsidDel="00AE547F">
                <w:rPr>
                  <w:rFonts w:cs="Arial"/>
                  <w:color w:val="000000"/>
                  <w:lang w:eastAsia="en-US"/>
                </w:rPr>
                <w:delText>rá</w:delText>
              </w:r>
            </w:del>
            <w:r w:rsidRPr="00EF6209">
              <w:rPr>
                <w:rFonts w:cs="Arial"/>
                <w:color w:val="000000"/>
                <w:lang w:eastAsia="en-US"/>
              </w:rPr>
              <w:t xml:space="preserve"> listar al personal activo (cargo, horario, datos personales, etc.).</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ADM08</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650" w:author="614n" w:date="2013-02-09T22:49:00Z">
              <w:r w:rsidRPr="00EF6209" w:rsidDel="00AE547F">
                <w:rPr>
                  <w:rFonts w:cs="Arial"/>
                  <w:color w:val="000000"/>
                  <w:lang w:eastAsia="en-US"/>
                </w:rPr>
                <w:delText>rá</w:delText>
              </w:r>
            </w:del>
            <w:r w:rsidRPr="00EF6209">
              <w:rPr>
                <w:rFonts w:cs="Arial"/>
                <w:color w:val="000000"/>
                <w:lang w:eastAsia="en-US"/>
              </w:rPr>
              <w:t xml:space="preserve"> permitir generar un reporte de asistencia de sus empleados por local y/o tipo de empleado.</w:t>
            </w:r>
          </w:p>
        </w:tc>
      </w:tr>
      <w:tr w:rsidR="00983D07" w:rsidRPr="00EF6209" w:rsidTr="00A2760E">
        <w:trPr>
          <w:trHeight w:hRule="exact" w:val="519"/>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ADM09</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651" w:author="614n" w:date="2013-02-09T22:49:00Z">
              <w:r w:rsidRPr="00EF6209" w:rsidDel="00AE547F">
                <w:rPr>
                  <w:rFonts w:cs="Arial"/>
                  <w:color w:val="000000"/>
                  <w:lang w:eastAsia="en-US"/>
                </w:rPr>
                <w:delText>rá</w:delText>
              </w:r>
            </w:del>
            <w:r w:rsidRPr="00EF6209">
              <w:rPr>
                <w:rFonts w:cs="Arial"/>
                <w:color w:val="000000"/>
                <w:lang w:eastAsia="en-US"/>
              </w:rPr>
              <w:t xml:space="preserve"> permitir registrar la asistencia de ingreso personal con tardanzas o incidencias.</w:t>
            </w:r>
          </w:p>
        </w:tc>
      </w:tr>
      <w:tr w:rsidR="00983D07" w:rsidRPr="00EF6209" w:rsidTr="00A2760E">
        <w:trPr>
          <w:trHeight w:hRule="exact" w:val="525"/>
        </w:trPr>
        <w:tc>
          <w:tcPr>
            <w:tcW w:w="0" w:type="auto"/>
            <w:tcBorders>
              <w:top w:val="nil"/>
              <w:left w:val="single" w:sz="8" w:space="0" w:color="auto"/>
              <w:bottom w:val="nil"/>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ADM10</w:t>
            </w:r>
          </w:p>
        </w:tc>
        <w:tc>
          <w:tcPr>
            <w:tcW w:w="0" w:type="auto"/>
            <w:tcBorders>
              <w:top w:val="nil"/>
              <w:left w:val="nil"/>
              <w:bottom w:val="nil"/>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 permitir administrar los datos de una sucursal (nombre, dirección, teléfono, administrador de la sucursal).</w:t>
            </w:r>
          </w:p>
        </w:tc>
      </w:tr>
      <w:tr w:rsidR="00983D07" w:rsidRPr="00EF6209" w:rsidTr="00A2760E">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83D07" w:rsidRPr="00EF6209" w:rsidRDefault="00983D07" w:rsidP="00A2760E">
            <w:pPr>
              <w:jc w:val="left"/>
              <w:rPr>
                <w:rFonts w:cs="Arial"/>
                <w:b/>
                <w:bCs/>
                <w:color w:val="000000"/>
                <w:lang w:val="en-US" w:eastAsia="en-US"/>
              </w:rPr>
            </w:pPr>
            <w:r w:rsidRPr="00EF6209">
              <w:rPr>
                <w:rFonts w:cs="Arial"/>
                <w:b/>
                <w:bCs/>
                <w:color w:val="000000"/>
                <w:lang w:eastAsia="en-US"/>
              </w:rPr>
              <w:t>Subsistema de ventas</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VENT01</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652" w:author="614n" w:date="2013-02-09T22:49:00Z">
              <w:r w:rsidRPr="00EF6209" w:rsidDel="00AE547F">
                <w:rPr>
                  <w:rFonts w:cs="Arial"/>
                  <w:color w:val="000000"/>
                  <w:lang w:eastAsia="en-US"/>
                </w:rPr>
                <w:delText>rá</w:delText>
              </w:r>
            </w:del>
            <w:r w:rsidRPr="00EF6209">
              <w:rPr>
                <w:rFonts w:cs="Arial"/>
                <w:color w:val="000000"/>
                <w:lang w:eastAsia="en-US"/>
              </w:rPr>
              <w:t xml:space="preserve"> administrar (registrar, modificar, eliminar) a los clientes con los datos importantes como nombre, apellidos, DNI / RUC, teléfono.</w:t>
            </w:r>
          </w:p>
        </w:tc>
      </w:tr>
      <w:tr w:rsidR="00983D07" w:rsidRPr="00EF6209" w:rsidTr="00A2760E">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VENT02 </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653" w:author="614n" w:date="2013-02-09T22:49:00Z">
              <w:r w:rsidRPr="00EF6209" w:rsidDel="00AE547F">
                <w:rPr>
                  <w:rFonts w:cs="Arial"/>
                  <w:color w:val="000000"/>
                  <w:lang w:eastAsia="en-US"/>
                </w:rPr>
                <w:delText>rá</w:delText>
              </w:r>
            </w:del>
            <w:r w:rsidRPr="00EF6209">
              <w:rPr>
                <w:rFonts w:cs="Arial"/>
                <w:color w:val="000000"/>
                <w:lang w:eastAsia="en-US"/>
              </w:rPr>
              <w:t xml:space="preserve"> ser capaz de ingresar información sobre el detalle, precios, etc. de los productos ofrecidos en cada sucursal.</w:t>
            </w:r>
          </w:p>
        </w:tc>
      </w:tr>
      <w:tr w:rsidR="00983D07" w:rsidRPr="00EF6209" w:rsidTr="00A2760E">
        <w:trPr>
          <w:trHeight w:hRule="exac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VENT03</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654" w:author="614n" w:date="2013-02-09T22:49:00Z">
              <w:r w:rsidRPr="00EF6209" w:rsidDel="00AE547F">
                <w:rPr>
                  <w:rFonts w:cs="Arial"/>
                  <w:color w:val="000000"/>
                  <w:lang w:eastAsia="en-US"/>
                </w:rPr>
                <w:delText>rá</w:delText>
              </w:r>
            </w:del>
            <w:r w:rsidRPr="00EF6209">
              <w:rPr>
                <w:rFonts w:cs="Arial"/>
                <w:color w:val="000000"/>
                <w:lang w:eastAsia="en-US"/>
              </w:rPr>
              <w:t xml:space="preserve"> registrar los productos solicitados por el cliente. </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VENT04</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val="es-ES_tradnl" w:eastAsia="en-US"/>
              </w:rPr>
              <w:t>El sistema debe</w:t>
            </w:r>
            <w:del w:id="655" w:author="614n" w:date="2013-02-09T22:49:00Z">
              <w:r w:rsidRPr="00EF6209" w:rsidDel="00AE547F">
                <w:rPr>
                  <w:rFonts w:cs="Arial"/>
                  <w:color w:val="000000"/>
                  <w:lang w:val="es-ES_tradnl" w:eastAsia="en-US"/>
                </w:rPr>
                <w:delText>rá</w:delText>
              </w:r>
            </w:del>
            <w:r w:rsidRPr="00EF6209">
              <w:rPr>
                <w:rFonts w:cs="Arial"/>
                <w:color w:val="000000"/>
                <w:lang w:val="es-ES_tradnl" w:eastAsia="en-US"/>
              </w:rPr>
              <w:t xml:space="preserve"> administrar los productos ofrecidos de cada sucursal y también será capaz de asociar los ingredientes que tiene el producto.</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VENT05</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perm</w:t>
            </w:r>
            <w:del w:id="656" w:author="614n" w:date="2013-02-09T22:49:00Z">
              <w:r w:rsidRPr="00EF6209" w:rsidDel="00AE547F">
                <w:rPr>
                  <w:rFonts w:cs="Arial"/>
                  <w:color w:val="000000"/>
                  <w:lang w:eastAsia="en-US"/>
                </w:rPr>
                <w:delText>itirá</w:delText>
              </w:r>
            </w:del>
            <w:ins w:id="657" w:author="614n" w:date="2013-02-09T22:49:00Z">
              <w:r w:rsidR="00AE547F">
                <w:rPr>
                  <w:rFonts w:cs="Arial"/>
                  <w:color w:val="000000"/>
                  <w:lang w:eastAsia="en-US"/>
                </w:rPr>
                <w:t>ite</w:t>
              </w:r>
            </w:ins>
            <w:r w:rsidRPr="00EF6209">
              <w:rPr>
                <w:rFonts w:cs="Arial"/>
                <w:color w:val="000000"/>
                <w:lang w:eastAsia="en-US"/>
              </w:rPr>
              <w:t xml:space="preserve"> la reducción automática de stock correspondiente por cada venta realizada de los productos.</w:t>
            </w:r>
          </w:p>
        </w:tc>
      </w:tr>
      <w:tr w:rsidR="00983D07" w:rsidRPr="00EF6209" w:rsidTr="00A2760E">
        <w:trPr>
          <w:trHeight w:hRule="exact" w:val="569"/>
        </w:trPr>
        <w:tc>
          <w:tcPr>
            <w:tcW w:w="0" w:type="auto"/>
            <w:tcBorders>
              <w:top w:val="nil"/>
              <w:left w:val="single" w:sz="8" w:space="0" w:color="auto"/>
              <w:bottom w:val="nil"/>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VENT06</w:t>
            </w:r>
          </w:p>
        </w:tc>
        <w:tc>
          <w:tcPr>
            <w:tcW w:w="0" w:type="auto"/>
            <w:tcBorders>
              <w:top w:val="nil"/>
              <w:left w:val="nil"/>
              <w:bottom w:val="nil"/>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w:t>
            </w:r>
            <w:del w:id="658" w:author="614n" w:date="2013-02-09T22:49:00Z">
              <w:r w:rsidRPr="00EF6209" w:rsidDel="00AE547F">
                <w:rPr>
                  <w:rFonts w:cs="Arial"/>
                  <w:color w:val="000000"/>
                  <w:lang w:eastAsia="en-US"/>
                </w:rPr>
                <w:delText>rá</w:delText>
              </w:r>
            </w:del>
            <w:r w:rsidRPr="00EF6209">
              <w:rPr>
                <w:rFonts w:cs="Arial"/>
                <w:color w:val="000000"/>
                <w:lang w:eastAsia="en-US"/>
              </w:rPr>
              <w:t xml:space="preserve"> generar reportes de las ventas realizadas por sucursal o de todas de las sucursales.</w:t>
            </w:r>
          </w:p>
        </w:tc>
      </w:tr>
      <w:tr w:rsidR="00983D07" w:rsidRPr="00EF6209" w:rsidTr="00A2760E">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83D07" w:rsidRPr="00EF6209" w:rsidRDefault="00983D07" w:rsidP="00A2760E">
            <w:pPr>
              <w:jc w:val="left"/>
              <w:rPr>
                <w:rFonts w:cs="Arial"/>
                <w:b/>
                <w:bCs/>
                <w:color w:val="000000"/>
                <w:lang w:val="en-US" w:eastAsia="en-US"/>
              </w:rPr>
            </w:pPr>
            <w:r w:rsidRPr="00EF6209">
              <w:rPr>
                <w:rFonts w:cs="Arial"/>
                <w:b/>
                <w:bCs/>
                <w:color w:val="000000"/>
                <w:lang w:eastAsia="en-US"/>
              </w:rPr>
              <w:t>Subsistema de compras</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COM01</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val="es-PE" w:eastAsia="en-US"/>
              </w:rPr>
              <w:t>El sistema debe</w:t>
            </w:r>
            <w:del w:id="659" w:author="614n" w:date="2013-02-09T22:50:00Z">
              <w:r w:rsidRPr="00EF6209" w:rsidDel="00AE547F">
                <w:rPr>
                  <w:rFonts w:cs="Arial"/>
                  <w:color w:val="000000"/>
                  <w:lang w:val="es-PE" w:eastAsia="en-US"/>
                </w:rPr>
                <w:delText>rá</w:delText>
              </w:r>
            </w:del>
            <w:r w:rsidRPr="00EF6209">
              <w:rPr>
                <w:rFonts w:cs="Arial"/>
                <w:color w:val="000000"/>
                <w:lang w:val="es-PE" w:eastAsia="en-US"/>
              </w:rPr>
              <w:t xml:space="preserve"> poder modificar la lista de los </w:t>
            </w:r>
            <w:del w:id="660" w:author="614n" w:date="2013-02-10T19:00:00Z">
              <w:r w:rsidRPr="00EF6209" w:rsidDel="00812A5B">
                <w:rPr>
                  <w:rFonts w:cs="Arial"/>
                  <w:color w:val="000000"/>
                  <w:lang w:val="es-PE" w:eastAsia="en-US"/>
                </w:rPr>
                <w:delText xml:space="preserve">ingredientes </w:delText>
              </w:r>
            </w:del>
            <w:ins w:id="661" w:author="614n" w:date="2013-02-10T19:00:00Z">
              <w:r w:rsidR="00812A5B">
                <w:rPr>
                  <w:rFonts w:cs="Arial"/>
                  <w:color w:val="000000"/>
                  <w:lang w:val="es-PE" w:eastAsia="en-US"/>
                </w:rPr>
                <w:t>insumos</w:t>
              </w:r>
              <w:r w:rsidR="00812A5B" w:rsidRPr="00EF6209">
                <w:rPr>
                  <w:rFonts w:cs="Arial"/>
                  <w:color w:val="000000"/>
                  <w:lang w:val="es-PE" w:eastAsia="en-US"/>
                </w:rPr>
                <w:t xml:space="preserve"> </w:t>
              </w:r>
            </w:ins>
            <w:r w:rsidRPr="00EF6209">
              <w:rPr>
                <w:rFonts w:cs="Arial"/>
                <w:color w:val="000000"/>
                <w:lang w:val="es-PE" w:eastAsia="en-US"/>
              </w:rPr>
              <w:t>que se quiere comprar generando la orden de compra.</w:t>
            </w:r>
          </w:p>
        </w:tc>
      </w:tr>
      <w:tr w:rsidR="00983D07" w:rsidRPr="00EF6209" w:rsidTr="00A2760E">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COM02</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perm</w:t>
            </w:r>
            <w:del w:id="662" w:author="614n" w:date="2013-02-09T22:50:00Z">
              <w:r w:rsidRPr="00EF6209" w:rsidDel="00AE547F">
                <w:rPr>
                  <w:rFonts w:cs="Arial"/>
                  <w:color w:val="000000"/>
                  <w:lang w:eastAsia="en-US"/>
                </w:rPr>
                <w:delText>itirá</w:delText>
              </w:r>
            </w:del>
            <w:ins w:id="663" w:author="614n" w:date="2013-02-09T22:50:00Z">
              <w:r w:rsidR="00AE547F">
                <w:rPr>
                  <w:rFonts w:cs="Arial"/>
                  <w:color w:val="000000"/>
                  <w:lang w:eastAsia="en-US"/>
                </w:rPr>
                <w:t>ite</w:t>
              </w:r>
            </w:ins>
            <w:r w:rsidRPr="00EF6209">
              <w:rPr>
                <w:rFonts w:cs="Arial"/>
                <w:color w:val="000000"/>
                <w:lang w:eastAsia="en-US"/>
              </w:rPr>
              <w:t xml:space="preserve"> la actualización automática del stock correspondiente por cada compra realizada cada vez que se registra una nota de entrada.</w:t>
            </w:r>
          </w:p>
        </w:tc>
      </w:tr>
      <w:tr w:rsidR="00983D07" w:rsidRPr="00EF6209" w:rsidTr="00A2760E">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COM03</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reportes de las "órdenes de compra"  (estado, fecha, proveedor, local).</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COM04</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664" w:author="614n" w:date="2013-02-09T22:50:00Z">
              <w:r w:rsidRPr="00EF6209" w:rsidDel="00AE547F">
                <w:rPr>
                  <w:rFonts w:cs="Arial"/>
                  <w:color w:val="000000"/>
                  <w:lang w:eastAsia="en-US"/>
                </w:rPr>
                <w:delText>rá</w:delText>
              </w:r>
            </w:del>
            <w:r w:rsidRPr="00EF6209">
              <w:rPr>
                <w:rFonts w:cs="Arial"/>
                <w:color w:val="000000"/>
                <w:lang w:eastAsia="en-US"/>
              </w:rPr>
              <w:t xml:space="preserve"> generar reportes de entrada y salida de </w:t>
            </w:r>
            <w:del w:id="665" w:author="614n" w:date="2013-02-10T19:00:00Z">
              <w:r w:rsidRPr="00EF6209" w:rsidDel="00812A5B">
                <w:rPr>
                  <w:rFonts w:cs="Arial"/>
                  <w:color w:val="000000"/>
                  <w:lang w:eastAsia="en-US"/>
                </w:rPr>
                <w:delText xml:space="preserve">productos </w:delText>
              </w:r>
            </w:del>
            <w:ins w:id="666" w:author="614n" w:date="2013-02-10T19:00:00Z">
              <w:r w:rsidR="00812A5B">
                <w:rPr>
                  <w:rFonts w:cs="Arial"/>
                  <w:color w:val="000000"/>
                  <w:lang w:eastAsia="en-US"/>
                </w:rPr>
                <w:t>insumos</w:t>
              </w:r>
              <w:r w:rsidR="00812A5B" w:rsidRPr="00EF6209">
                <w:rPr>
                  <w:rFonts w:cs="Arial"/>
                  <w:color w:val="000000"/>
                  <w:lang w:eastAsia="en-US"/>
                </w:rPr>
                <w:t xml:space="preserve"> </w:t>
              </w:r>
            </w:ins>
            <w:r w:rsidRPr="00EF6209">
              <w:rPr>
                <w:rFonts w:cs="Arial"/>
                <w:color w:val="000000"/>
                <w:lang w:eastAsia="en-US"/>
              </w:rPr>
              <w:t>de almacén por fecha, sucursal y producto.</w:t>
            </w:r>
          </w:p>
        </w:tc>
      </w:tr>
      <w:tr w:rsidR="00983D07" w:rsidRPr="00EF6209" w:rsidTr="00A2760E">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COM05</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667" w:author="614n" w:date="2013-02-09T22:50:00Z">
              <w:r w:rsidRPr="00EF6209" w:rsidDel="00AE547F">
                <w:rPr>
                  <w:rFonts w:cs="Arial"/>
                  <w:color w:val="000000"/>
                  <w:lang w:eastAsia="en-US"/>
                </w:rPr>
                <w:delText>rá</w:delText>
              </w:r>
            </w:del>
            <w:r w:rsidRPr="00EF6209">
              <w:rPr>
                <w:rFonts w:cs="Arial"/>
                <w:color w:val="000000"/>
                <w:lang w:eastAsia="en-US"/>
              </w:rPr>
              <w:t xml:space="preserve"> permitir administrar proveedores y asignar los productos</w:t>
            </w:r>
            <w:ins w:id="668" w:author="614n" w:date="2013-02-10T19:02:00Z">
              <w:r w:rsidR="00812A5B">
                <w:rPr>
                  <w:rFonts w:cs="Arial"/>
                  <w:color w:val="000000"/>
                  <w:lang w:eastAsia="en-US"/>
                </w:rPr>
                <w:t xml:space="preserve"> y/o insumos</w:t>
              </w:r>
            </w:ins>
            <w:r w:rsidRPr="00EF6209">
              <w:rPr>
                <w:rFonts w:cs="Arial"/>
                <w:color w:val="000000"/>
                <w:lang w:eastAsia="en-US"/>
              </w:rPr>
              <w:t xml:space="preserve"> que vende el proveedor.</w:t>
            </w:r>
          </w:p>
        </w:tc>
      </w:tr>
      <w:tr w:rsidR="00983D07" w:rsidRPr="00EF6209" w:rsidTr="00A2760E">
        <w:trPr>
          <w:trHeight w:hRule="exact" w:val="315"/>
        </w:trPr>
        <w:tc>
          <w:tcPr>
            <w:tcW w:w="0" w:type="auto"/>
            <w:tcBorders>
              <w:top w:val="nil"/>
              <w:left w:val="single" w:sz="8" w:space="0" w:color="auto"/>
              <w:bottom w:val="nil"/>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lastRenderedPageBreak/>
              <w:t>COM06</w:t>
            </w:r>
          </w:p>
        </w:tc>
        <w:tc>
          <w:tcPr>
            <w:tcW w:w="0" w:type="auto"/>
            <w:tcBorders>
              <w:top w:val="nil"/>
              <w:left w:val="nil"/>
              <w:bottom w:val="nil"/>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perm</w:t>
            </w:r>
            <w:ins w:id="669" w:author="614n" w:date="2013-02-09T22:50:00Z">
              <w:r w:rsidR="00AE547F">
                <w:rPr>
                  <w:rFonts w:cs="Arial"/>
                  <w:color w:val="000000"/>
                  <w:lang w:eastAsia="en-US"/>
                </w:rPr>
                <w:t>i</w:t>
              </w:r>
            </w:ins>
            <w:del w:id="670" w:author="614n" w:date="2013-02-09T22:50:00Z">
              <w:r w:rsidRPr="00EF6209" w:rsidDel="00AE547F">
                <w:rPr>
                  <w:rFonts w:cs="Arial"/>
                  <w:color w:val="000000"/>
                  <w:lang w:eastAsia="en-US"/>
                </w:rPr>
                <w:delText>itirá</w:delText>
              </w:r>
            </w:del>
            <w:ins w:id="671" w:author="614n" w:date="2013-02-09T22:50:00Z">
              <w:r w:rsidR="00AE547F">
                <w:rPr>
                  <w:rFonts w:cs="Arial"/>
                  <w:color w:val="000000"/>
                  <w:lang w:eastAsia="en-US"/>
                </w:rPr>
                <w:t>te</w:t>
              </w:r>
            </w:ins>
            <w:r w:rsidRPr="00EF6209">
              <w:rPr>
                <w:rFonts w:cs="Arial"/>
                <w:color w:val="000000"/>
                <w:lang w:eastAsia="en-US"/>
              </w:rPr>
              <w:t xml:space="preserve"> realizar observaciones sobre los proveedores.</w:t>
            </w:r>
          </w:p>
        </w:tc>
      </w:tr>
      <w:tr w:rsidR="00983D07" w:rsidRPr="00EF6209" w:rsidTr="00A2760E">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83D07" w:rsidRPr="00EF6209" w:rsidRDefault="00983D07" w:rsidP="00A2760E">
            <w:pPr>
              <w:jc w:val="left"/>
              <w:rPr>
                <w:rFonts w:cs="Arial"/>
                <w:b/>
                <w:bCs/>
                <w:color w:val="000000"/>
                <w:lang w:val="en-US" w:eastAsia="en-US"/>
              </w:rPr>
            </w:pPr>
            <w:r w:rsidRPr="00EF6209">
              <w:rPr>
                <w:rFonts w:cs="Arial"/>
                <w:b/>
                <w:bCs/>
                <w:color w:val="000000"/>
                <w:lang w:eastAsia="en-US"/>
              </w:rPr>
              <w:t>Subsistema de almacén</w:t>
            </w:r>
          </w:p>
        </w:tc>
      </w:tr>
      <w:tr w:rsidR="00983D07" w:rsidRPr="00EF6209" w:rsidTr="00A2760E">
        <w:trPr>
          <w:trHeight w:hRule="exact" w:val="63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ALM01</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672" w:author="614n" w:date="2013-02-09T22:50:00Z">
              <w:r w:rsidRPr="00EF6209" w:rsidDel="00AE547F">
                <w:rPr>
                  <w:rFonts w:cs="Arial"/>
                  <w:color w:val="000000"/>
                  <w:lang w:eastAsia="en-US"/>
                </w:rPr>
                <w:delText>rá</w:delText>
              </w:r>
            </w:del>
            <w:r w:rsidRPr="00EF6209">
              <w:rPr>
                <w:rFonts w:cs="Arial"/>
                <w:color w:val="000000"/>
                <w:lang w:eastAsia="en-US"/>
              </w:rPr>
              <w:t xml:space="preserve"> registrar </w:t>
            </w:r>
            <w:ins w:id="673" w:author="614n" w:date="2013-02-10T19:01:00Z">
              <w:r w:rsidR="00812A5B">
                <w:rPr>
                  <w:rFonts w:cs="Arial"/>
                  <w:color w:val="000000"/>
                  <w:lang w:eastAsia="en-US"/>
                </w:rPr>
                <w:t>un producto y/o insumo</w:t>
              </w:r>
            </w:ins>
            <w:del w:id="674" w:author="614n" w:date="2013-02-10T19:01:00Z">
              <w:r w:rsidRPr="00EF6209" w:rsidDel="00812A5B">
                <w:rPr>
                  <w:rFonts w:cs="Arial"/>
                  <w:color w:val="000000"/>
                  <w:lang w:eastAsia="en-US"/>
                </w:rPr>
                <w:delText>el artículo</w:delText>
              </w:r>
            </w:del>
            <w:r w:rsidRPr="00EF6209">
              <w:rPr>
                <w:rFonts w:cs="Arial"/>
                <w:color w:val="000000"/>
                <w:lang w:eastAsia="en-US"/>
              </w:rPr>
              <w:t>, en el caso que el artículo comprado sea nuevo para el sistema.</w:t>
            </w:r>
          </w:p>
        </w:tc>
      </w:tr>
      <w:tr w:rsidR="00983D07" w:rsidRPr="00EF6209" w:rsidTr="00A2760E">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ALM02</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675" w:author="614n" w:date="2013-02-09T22:50:00Z">
              <w:r w:rsidRPr="00EF6209" w:rsidDel="00AE547F">
                <w:rPr>
                  <w:rFonts w:cs="Arial"/>
                  <w:color w:val="000000"/>
                  <w:lang w:eastAsia="en-US"/>
                </w:rPr>
                <w:delText>rá</w:delText>
              </w:r>
            </w:del>
            <w:r w:rsidRPr="00EF6209">
              <w:rPr>
                <w:rFonts w:cs="Arial"/>
                <w:color w:val="000000"/>
                <w:lang w:eastAsia="en-US"/>
              </w:rPr>
              <w:t xml:space="preserve"> actualizar el stock del </w:t>
            </w:r>
            <w:ins w:id="676" w:author="614n" w:date="2013-02-10T19:01:00Z">
              <w:r w:rsidR="00812A5B">
                <w:rPr>
                  <w:rFonts w:cs="Arial"/>
                  <w:color w:val="000000"/>
                  <w:lang w:eastAsia="en-US"/>
                </w:rPr>
                <w:t>insumo</w:t>
              </w:r>
            </w:ins>
            <w:del w:id="677" w:author="614n" w:date="2013-02-10T19:01:00Z">
              <w:r w:rsidRPr="00EF6209" w:rsidDel="00812A5B">
                <w:rPr>
                  <w:rFonts w:cs="Arial"/>
                  <w:color w:val="000000"/>
                  <w:lang w:eastAsia="en-US"/>
                </w:rPr>
                <w:delText>artículo</w:delText>
              </w:r>
            </w:del>
            <w:r w:rsidRPr="00EF6209">
              <w:rPr>
                <w:rFonts w:cs="Arial"/>
                <w:color w:val="000000"/>
                <w:lang w:eastAsia="en-US"/>
              </w:rPr>
              <w:t xml:space="preserve">, en el caso que el </w:t>
            </w:r>
            <w:ins w:id="678" w:author="614n" w:date="2013-02-10T19:01:00Z">
              <w:r w:rsidR="00812A5B">
                <w:rPr>
                  <w:rFonts w:cs="Arial"/>
                  <w:color w:val="000000"/>
                  <w:lang w:eastAsia="en-US"/>
                </w:rPr>
                <w:t>insumo</w:t>
              </w:r>
            </w:ins>
            <w:del w:id="679" w:author="614n" w:date="2013-02-10T19:01:00Z">
              <w:r w:rsidRPr="00EF6209" w:rsidDel="00812A5B">
                <w:rPr>
                  <w:rFonts w:cs="Arial"/>
                  <w:color w:val="000000"/>
                  <w:lang w:eastAsia="en-US"/>
                </w:rPr>
                <w:delText>artículo</w:delText>
              </w:r>
            </w:del>
            <w:r w:rsidRPr="00EF6209">
              <w:rPr>
                <w:rFonts w:cs="Arial"/>
                <w:color w:val="000000"/>
                <w:lang w:eastAsia="en-US"/>
              </w:rPr>
              <w:t xml:space="preserve"> comprado ya se encuentre en el sistema.</w:t>
            </w:r>
          </w:p>
        </w:tc>
      </w:tr>
      <w:tr w:rsidR="00983D07" w:rsidRPr="00EF6209" w:rsidTr="00A2760E">
        <w:trPr>
          <w:trHeigh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ALM03</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permi</w:t>
            </w:r>
            <w:del w:id="680" w:author="614n" w:date="2013-02-09T22:50:00Z">
              <w:r w:rsidRPr="00EF6209" w:rsidDel="00AE547F">
                <w:rPr>
                  <w:rFonts w:cs="Arial"/>
                  <w:color w:val="000000"/>
                  <w:lang w:eastAsia="en-US"/>
                </w:rPr>
                <w:delText>tirá</w:delText>
              </w:r>
            </w:del>
            <w:ins w:id="681" w:author="614n" w:date="2013-02-09T22:50:00Z">
              <w:r w:rsidR="00AE547F">
                <w:rPr>
                  <w:rFonts w:cs="Arial"/>
                  <w:color w:val="000000"/>
                  <w:lang w:eastAsia="en-US"/>
                </w:rPr>
                <w:t>te</w:t>
              </w:r>
            </w:ins>
            <w:r w:rsidRPr="00EF6209">
              <w:rPr>
                <w:rFonts w:cs="Arial"/>
                <w:color w:val="000000"/>
                <w:lang w:eastAsia="en-US"/>
              </w:rPr>
              <w:t xml:space="preserve"> generar reportes de las existencias de </w:t>
            </w:r>
            <w:ins w:id="682" w:author="614n" w:date="2013-02-10T19:02:00Z">
              <w:r w:rsidR="00812A5B">
                <w:rPr>
                  <w:rFonts w:cs="Arial"/>
                  <w:color w:val="000000"/>
                  <w:lang w:eastAsia="en-US"/>
                </w:rPr>
                <w:t>insumos</w:t>
              </w:r>
            </w:ins>
            <w:del w:id="683" w:author="614n" w:date="2013-02-10T19:02:00Z">
              <w:r w:rsidRPr="00EF6209" w:rsidDel="00812A5B">
                <w:rPr>
                  <w:rFonts w:cs="Arial"/>
                  <w:color w:val="000000"/>
                  <w:lang w:eastAsia="en-US"/>
                </w:rPr>
                <w:delText>productos</w:delText>
              </w:r>
            </w:del>
            <w:r w:rsidRPr="00EF6209">
              <w:rPr>
                <w:rFonts w:cs="Arial"/>
                <w:color w:val="000000"/>
                <w:lang w:eastAsia="en-US"/>
              </w:rPr>
              <w:t xml:space="preserve"> en el almacén</w:t>
            </w:r>
          </w:p>
        </w:tc>
      </w:tr>
      <w:tr w:rsidR="00983D07" w:rsidRPr="00EF6209" w:rsidTr="00A2760E">
        <w:trPr>
          <w:trHeight w:val="525"/>
        </w:trPr>
        <w:tc>
          <w:tcPr>
            <w:tcW w:w="0" w:type="auto"/>
            <w:tcBorders>
              <w:top w:val="nil"/>
              <w:left w:val="single" w:sz="8" w:space="0" w:color="auto"/>
              <w:bottom w:val="single" w:sz="8"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ALM04</w:t>
            </w:r>
          </w:p>
        </w:tc>
        <w:tc>
          <w:tcPr>
            <w:tcW w:w="0" w:type="auto"/>
            <w:tcBorders>
              <w:top w:val="nil"/>
              <w:left w:val="nil"/>
              <w:bottom w:val="single" w:sz="8" w:space="0" w:color="auto"/>
              <w:right w:val="single" w:sz="8" w:space="0" w:color="auto"/>
            </w:tcBorders>
            <w:shd w:val="clear" w:color="auto" w:fill="auto"/>
            <w:vAlign w:val="center"/>
            <w:hideMark/>
          </w:tcPr>
          <w:p w:rsidR="00983D07" w:rsidRPr="00EF6209" w:rsidRDefault="00983D07" w:rsidP="00074194">
            <w:pPr>
              <w:keepNext/>
              <w:jc w:val="left"/>
              <w:rPr>
                <w:rFonts w:cs="Arial"/>
                <w:color w:val="000000"/>
                <w:lang w:eastAsia="en-US"/>
              </w:rPr>
            </w:pPr>
            <w:r w:rsidRPr="00EF6209">
              <w:rPr>
                <w:rFonts w:cs="Arial"/>
                <w:color w:val="000000"/>
                <w:lang w:eastAsia="en-US"/>
              </w:rPr>
              <w:t>El sistema debe permitir la recepción parcial y completa de una orden de compra generando notas de entrada por cada ingreso que hay en un almacén.</w:t>
            </w:r>
          </w:p>
        </w:tc>
      </w:tr>
    </w:tbl>
    <w:p w:rsidR="002A5839" w:rsidRDefault="00074194" w:rsidP="00074194">
      <w:pPr>
        <w:pStyle w:val="Epgrafe"/>
        <w:jc w:val="center"/>
        <w:rPr>
          <w:sz w:val="22"/>
          <w:szCs w:val="22"/>
          <w:lang w:eastAsia="ja-JP"/>
        </w:rPr>
      </w:pPr>
      <w:bookmarkStart w:id="684" w:name="_Toc348197061"/>
      <w:r>
        <w:t xml:space="preserve">Tabla </w:t>
      </w:r>
      <w:r w:rsidR="00F600D6">
        <w:fldChar w:fldCharType="begin"/>
      </w:r>
      <w:r w:rsidR="00F600D6">
        <w:instrText xml:space="preserve"> STYLEREF 1 \s </w:instrText>
      </w:r>
      <w:r w:rsidR="00F600D6">
        <w:fldChar w:fldCharType="separate"/>
      </w:r>
      <w:r w:rsidR="00213F48">
        <w:rPr>
          <w:noProof/>
        </w:rPr>
        <w:t>3</w:t>
      </w:r>
      <w:r w:rsidR="00F600D6">
        <w:fldChar w:fldCharType="end"/>
      </w:r>
      <w:r w:rsidR="00F600D6">
        <w:t>.</w:t>
      </w:r>
      <w:r w:rsidR="00F600D6">
        <w:fldChar w:fldCharType="begin"/>
      </w:r>
      <w:r w:rsidR="00F600D6">
        <w:instrText xml:space="preserve"> SEQ Tabla \* ARABIC \s 1 </w:instrText>
      </w:r>
      <w:r w:rsidR="00F600D6">
        <w:fldChar w:fldCharType="separate"/>
      </w:r>
      <w:r w:rsidR="00213F48">
        <w:rPr>
          <w:noProof/>
        </w:rPr>
        <w:t>1</w:t>
      </w:r>
      <w:r w:rsidR="00F600D6">
        <w:fldChar w:fldCharType="end"/>
      </w:r>
      <w:r>
        <w:t>: Tabla de Requisitos funcionales</w:t>
      </w:r>
      <w:bookmarkEnd w:id="684"/>
    </w:p>
    <w:p w:rsidR="00074194" w:rsidRDefault="00074194" w:rsidP="002A5839">
      <w:pPr>
        <w:tabs>
          <w:tab w:val="num" w:pos="851"/>
        </w:tabs>
        <w:spacing w:line="276" w:lineRule="auto"/>
        <w:ind w:left="426"/>
        <w:rPr>
          <w:sz w:val="22"/>
          <w:szCs w:val="22"/>
          <w:lang w:eastAsia="ja-JP"/>
        </w:rPr>
      </w:pPr>
    </w:p>
    <w:p w:rsidR="00983D07" w:rsidRPr="00983D07" w:rsidRDefault="00983D07" w:rsidP="00983D07">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685" w:name="_Toc342249982"/>
      <w:r w:rsidRPr="00983D07">
        <w:rPr>
          <w:rFonts w:asciiTheme="minorHAnsi" w:hAnsiTheme="minorHAnsi" w:cstheme="minorHAnsi"/>
          <w:b/>
          <w:lang w:val="es-ES_tradnl" w:eastAsia="ja-JP"/>
        </w:rPr>
        <w:t>Requisitos no Funcionales</w:t>
      </w:r>
      <w:bookmarkEnd w:id="685"/>
    </w:p>
    <w:p w:rsidR="00983D07" w:rsidRPr="00983D07" w:rsidRDefault="00983D07" w:rsidP="00983D07">
      <w:pPr>
        <w:tabs>
          <w:tab w:val="num" w:pos="851"/>
        </w:tabs>
        <w:spacing w:line="276" w:lineRule="auto"/>
        <w:ind w:left="426"/>
        <w:rPr>
          <w:sz w:val="22"/>
          <w:szCs w:val="22"/>
          <w:lang w:val="es-ES_tradnl" w:eastAsia="ja-JP"/>
        </w:rPr>
      </w:pPr>
      <w:r w:rsidRPr="00983D07">
        <w:rPr>
          <w:sz w:val="22"/>
          <w:szCs w:val="22"/>
          <w:lang w:val="es-ES_tradnl" w:eastAsia="ja-JP"/>
        </w:rPr>
        <w:t>Los requisitos no funcionales como se puede observar en la tabla 3.2 son especificaciones técnicas que tiene el sistema.</w:t>
      </w:r>
    </w:p>
    <w:p w:rsidR="00983D07" w:rsidRPr="00983D07" w:rsidRDefault="00983D07" w:rsidP="002A5839">
      <w:pPr>
        <w:tabs>
          <w:tab w:val="num" w:pos="851"/>
        </w:tabs>
        <w:spacing w:line="276" w:lineRule="auto"/>
        <w:ind w:left="426"/>
        <w:rPr>
          <w:sz w:val="22"/>
          <w:szCs w:val="22"/>
          <w:lang w:val="es-PE" w:eastAsia="ja-JP"/>
        </w:rPr>
      </w:pPr>
    </w:p>
    <w:tbl>
      <w:tblPr>
        <w:tblW w:w="7953" w:type="dxa"/>
        <w:tblInd w:w="55" w:type="dxa"/>
        <w:tblCellMar>
          <w:left w:w="70" w:type="dxa"/>
          <w:right w:w="70" w:type="dxa"/>
        </w:tblCellMar>
        <w:tblLook w:val="04A0" w:firstRow="1" w:lastRow="0" w:firstColumn="1" w:lastColumn="0" w:noHBand="0" w:noVBand="1"/>
      </w:tblPr>
      <w:tblGrid>
        <w:gridCol w:w="920"/>
        <w:gridCol w:w="7033"/>
      </w:tblGrid>
      <w:tr w:rsidR="00074194" w:rsidRPr="00771ACA" w:rsidTr="00A2760E">
        <w:trPr>
          <w:trHeight w:val="315"/>
        </w:trPr>
        <w:tc>
          <w:tcPr>
            <w:tcW w:w="7953" w:type="dxa"/>
            <w:gridSpan w:val="2"/>
            <w:tcBorders>
              <w:top w:val="single" w:sz="8" w:space="0" w:color="auto"/>
              <w:left w:val="single" w:sz="8" w:space="0" w:color="auto"/>
              <w:bottom w:val="nil"/>
              <w:right w:val="single" w:sz="8" w:space="0" w:color="000000"/>
            </w:tcBorders>
            <w:shd w:val="clear" w:color="000000" w:fill="BFBFBF"/>
            <w:vAlign w:val="center"/>
            <w:hideMark/>
          </w:tcPr>
          <w:p w:rsidR="00074194" w:rsidRPr="00771ACA" w:rsidRDefault="00074194" w:rsidP="00A2760E">
            <w:pPr>
              <w:jc w:val="left"/>
              <w:rPr>
                <w:rFonts w:cs="Arial"/>
                <w:b/>
                <w:bCs/>
                <w:color w:val="000000"/>
                <w:lang w:val="es-PE" w:eastAsia="es-PE"/>
              </w:rPr>
            </w:pPr>
            <w:r w:rsidRPr="00771ACA">
              <w:rPr>
                <w:rFonts w:cs="Arial"/>
                <w:b/>
                <w:bCs/>
                <w:color w:val="000000"/>
                <w:lang w:val="es-PE" w:eastAsia="es-PE"/>
              </w:rPr>
              <w:t>NO FUNCIONALES</w:t>
            </w:r>
          </w:p>
        </w:tc>
      </w:tr>
      <w:tr w:rsidR="00074194" w:rsidRPr="00771ACA" w:rsidTr="00A2760E">
        <w:trPr>
          <w:trHeight w:val="300"/>
        </w:trPr>
        <w:tc>
          <w:tcPr>
            <w:tcW w:w="92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NF01</w:t>
            </w:r>
          </w:p>
        </w:tc>
        <w:tc>
          <w:tcPr>
            <w:tcW w:w="7033" w:type="dxa"/>
            <w:tcBorders>
              <w:top w:val="single" w:sz="8" w:space="0" w:color="auto"/>
              <w:left w:val="nil"/>
              <w:bottom w:val="single" w:sz="4" w:space="0" w:color="auto"/>
              <w:right w:val="single" w:sz="8" w:space="0" w:color="000000"/>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El sistema debe trabajar con una base de datos MS SQL SERVER 2008.</w:t>
            </w:r>
          </w:p>
        </w:tc>
      </w:tr>
      <w:tr w:rsidR="00074194" w:rsidRPr="00771ACA" w:rsidTr="00A2760E">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NF02</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El sistema t</w:t>
            </w:r>
            <w:ins w:id="686" w:author="614n" w:date="2013-02-09T22:50:00Z">
              <w:r w:rsidR="00AE547F">
                <w:rPr>
                  <w:rFonts w:cs="Arial"/>
                  <w:color w:val="000000"/>
                  <w:lang w:val="es-PE" w:eastAsia="es-PE"/>
                </w:rPr>
                <w:t>iene</w:t>
              </w:r>
            </w:ins>
            <w:del w:id="687" w:author="614n" w:date="2013-02-09T22:50:00Z">
              <w:r w:rsidRPr="00771ACA" w:rsidDel="00AE547F">
                <w:rPr>
                  <w:rFonts w:cs="Arial"/>
                  <w:color w:val="000000"/>
                  <w:lang w:val="es-PE" w:eastAsia="es-PE"/>
                </w:rPr>
                <w:delText>endrá</w:delText>
              </w:r>
            </w:del>
            <w:r w:rsidRPr="00771ACA">
              <w:rPr>
                <w:rFonts w:cs="Arial"/>
                <w:color w:val="000000"/>
                <w:lang w:val="es-PE" w:eastAsia="es-PE"/>
              </w:rPr>
              <w:t xml:space="preserve"> como aplicación gestora al Visual Basic.</w:t>
            </w:r>
          </w:p>
        </w:tc>
      </w:tr>
      <w:tr w:rsidR="00074194" w:rsidRPr="00771ACA" w:rsidTr="00A2760E">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NF03</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074194" w:rsidRPr="00771ACA" w:rsidRDefault="00074194">
            <w:pPr>
              <w:jc w:val="left"/>
              <w:rPr>
                <w:rFonts w:cs="Arial"/>
                <w:color w:val="000000"/>
                <w:lang w:val="es-PE" w:eastAsia="es-PE"/>
              </w:rPr>
            </w:pPr>
            <w:r w:rsidRPr="00771ACA">
              <w:rPr>
                <w:rFonts w:cs="Arial"/>
                <w:color w:val="000000"/>
                <w:lang w:val="es-PE" w:eastAsia="es-PE"/>
              </w:rPr>
              <w:t>El sistema debe</w:t>
            </w:r>
            <w:del w:id="688" w:author="614n" w:date="2013-02-09T22:50:00Z">
              <w:r w:rsidRPr="00771ACA" w:rsidDel="00AE547F">
                <w:rPr>
                  <w:rFonts w:cs="Arial"/>
                  <w:color w:val="000000"/>
                  <w:lang w:val="es-PE" w:eastAsia="es-PE"/>
                </w:rPr>
                <w:delText>rá</w:delText>
              </w:r>
            </w:del>
            <w:r w:rsidRPr="00771ACA">
              <w:rPr>
                <w:rFonts w:cs="Arial"/>
                <w:color w:val="000000"/>
                <w:lang w:val="es-PE" w:eastAsia="es-PE"/>
              </w:rPr>
              <w:t xml:space="preserve"> funcionar 24/7.</w:t>
            </w:r>
          </w:p>
        </w:tc>
      </w:tr>
      <w:tr w:rsidR="00074194" w:rsidRPr="00771ACA" w:rsidTr="00A2760E">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NF04</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074194" w:rsidRPr="00771ACA" w:rsidRDefault="00074194">
            <w:pPr>
              <w:jc w:val="left"/>
              <w:rPr>
                <w:rFonts w:cs="Arial"/>
                <w:color w:val="000000"/>
                <w:lang w:val="es-PE" w:eastAsia="es-PE"/>
              </w:rPr>
            </w:pPr>
            <w:r w:rsidRPr="00771ACA">
              <w:rPr>
                <w:rFonts w:cs="Arial"/>
                <w:color w:val="000000"/>
                <w:lang w:val="es-PE" w:eastAsia="es-PE"/>
              </w:rPr>
              <w:t>El sistema debe</w:t>
            </w:r>
            <w:del w:id="689" w:author="614n" w:date="2013-02-09T22:50:00Z">
              <w:r w:rsidRPr="00771ACA" w:rsidDel="00AE547F">
                <w:rPr>
                  <w:rFonts w:cs="Arial"/>
                  <w:color w:val="000000"/>
                  <w:lang w:val="es-PE" w:eastAsia="es-PE"/>
                </w:rPr>
                <w:delText>rá</w:delText>
              </w:r>
            </w:del>
            <w:r w:rsidRPr="00771ACA">
              <w:rPr>
                <w:rFonts w:cs="Arial"/>
                <w:color w:val="000000"/>
                <w:lang w:val="es-PE" w:eastAsia="es-PE"/>
              </w:rPr>
              <w:t xml:space="preserve"> permitir exportar reportes en formato PDF.</w:t>
            </w:r>
          </w:p>
        </w:tc>
      </w:tr>
      <w:tr w:rsidR="00074194" w:rsidRPr="00771ACA" w:rsidTr="00A2760E">
        <w:trPr>
          <w:trHeight w:val="495"/>
        </w:trPr>
        <w:tc>
          <w:tcPr>
            <w:tcW w:w="920" w:type="dxa"/>
            <w:tcBorders>
              <w:top w:val="nil"/>
              <w:left w:val="single" w:sz="8" w:space="0" w:color="auto"/>
              <w:bottom w:val="nil"/>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NF05</w:t>
            </w:r>
          </w:p>
        </w:tc>
        <w:tc>
          <w:tcPr>
            <w:tcW w:w="7033" w:type="dxa"/>
            <w:tcBorders>
              <w:top w:val="single" w:sz="4" w:space="0" w:color="auto"/>
              <w:left w:val="nil"/>
              <w:bottom w:val="nil"/>
              <w:right w:val="single" w:sz="8" w:space="0" w:color="000000"/>
            </w:tcBorders>
            <w:shd w:val="clear" w:color="auto" w:fill="auto"/>
            <w:vAlign w:val="center"/>
            <w:hideMark/>
          </w:tcPr>
          <w:p w:rsidR="00074194" w:rsidRPr="00771ACA" w:rsidRDefault="00074194">
            <w:pPr>
              <w:jc w:val="left"/>
              <w:rPr>
                <w:rFonts w:cs="Arial"/>
                <w:color w:val="000000"/>
                <w:lang w:val="es-PE" w:eastAsia="es-PE"/>
              </w:rPr>
            </w:pPr>
            <w:r w:rsidRPr="00771ACA">
              <w:rPr>
                <w:rFonts w:cs="Arial"/>
                <w:color w:val="000000"/>
                <w:lang w:val="es-PE" w:eastAsia="es-PE"/>
              </w:rPr>
              <w:t>El sistema debe</w:t>
            </w:r>
            <w:del w:id="690" w:author="614n" w:date="2013-02-09T22:50:00Z">
              <w:r w:rsidRPr="00771ACA" w:rsidDel="00AE547F">
                <w:rPr>
                  <w:rFonts w:cs="Arial"/>
                  <w:color w:val="000000"/>
                  <w:lang w:val="es-PE" w:eastAsia="es-PE"/>
                </w:rPr>
                <w:delText>rá</w:delText>
              </w:r>
            </w:del>
            <w:r w:rsidRPr="00771ACA">
              <w:rPr>
                <w:rFonts w:cs="Arial"/>
                <w:color w:val="000000"/>
                <w:lang w:val="es-PE" w:eastAsia="es-PE"/>
              </w:rPr>
              <w:t xml:space="preserve"> permitir limitarse a 3 intentos de inicio de sesión, en caso de falla, la cuenta será bloqueada y se deberá notificar al administrador para desbloquear.</w:t>
            </w:r>
          </w:p>
        </w:tc>
      </w:tr>
      <w:tr w:rsidR="00074194" w:rsidRPr="00771ACA" w:rsidTr="00A2760E">
        <w:trPr>
          <w:trHeight w:val="525"/>
        </w:trPr>
        <w:tc>
          <w:tcPr>
            <w:tcW w:w="920" w:type="dxa"/>
            <w:tcBorders>
              <w:top w:val="single" w:sz="4" w:space="0" w:color="auto"/>
              <w:left w:val="single" w:sz="8" w:space="0" w:color="auto"/>
              <w:bottom w:val="single" w:sz="8"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NF06</w:t>
            </w:r>
          </w:p>
        </w:tc>
        <w:tc>
          <w:tcPr>
            <w:tcW w:w="7033" w:type="dxa"/>
            <w:tcBorders>
              <w:top w:val="single" w:sz="4" w:space="0" w:color="auto"/>
              <w:left w:val="nil"/>
              <w:bottom w:val="single" w:sz="8" w:space="0" w:color="auto"/>
              <w:right w:val="single" w:sz="8" w:space="0" w:color="000000"/>
            </w:tcBorders>
            <w:shd w:val="clear" w:color="auto" w:fill="auto"/>
            <w:vAlign w:val="center"/>
            <w:hideMark/>
          </w:tcPr>
          <w:p w:rsidR="00074194" w:rsidRPr="00771ACA" w:rsidRDefault="00074194">
            <w:pPr>
              <w:keepNext/>
              <w:jc w:val="left"/>
              <w:rPr>
                <w:rFonts w:cs="Arial"/>
                <w:color w:val="000000"/>
                <w:lang w:val="es-PE" w:eastAsia="es-PE"/>
              </w:rPr>
            </w:pPr>
            <w:r w:rsidRPr="00771ACA">
              <w:rPr>
                <w:rFonts w:cs="Arial"/>
                <w:color w:val="000000"/>
                <w:lang w:val="es-PE" w:eastAsia="es-PE"/>
              </w:rPr>
              <w:t>El sistema debe</w:t>
            </w:r>
            <w:del w:id="691" w:author="614n" w:date="2013-02-09T22:50:00Z">
              <w:r w:rsidRPr="00771ACA" w:rsidDel="00AE547F">
                <w:rPr>
                  <w:rFonts w:cs="Arial"/>
                  <w:color w:val="000000"/>
                  <w:lang w:val="es-PE" w:eastAsia="es-PE"/>
                </w:rPr>
                <w:delText>rá</w:delText>
              </w:r>
            </w:del>
            <w:r w:rsidRPr="00771ACA">
              <w:rPr>
                <w:rFonts w:cs="Arial"/>
                <w:color w:val="000000"/>
                <w:lang w:val="es-PE" w:eastAsia="es-PE"/>
              </w:rPr>
              <w:t xml:space="preserve"> permitir que la contraseña del usuario sea por lo mínimo de 6 letras y que contenga letras y números.</w:t>
            </w:r>
          </w:p>
        </w:tc>
      </w:tr>
    </w:tbl>
    <w:p w:rsidR="002A5839" w:rsidRPr="00074194" w:rsidRDefault="00074194" w:rsidP="00074194">
      <w:pPr>
        <w:pStyle w:val="Epgrafe"/>
        <w:jc w:val="center"/>
        <w:rPr>
          <w:sz w:val="22"/>
          <w:szCs w:val="22"/>
          <w:lang w:eastAsia="ja-JP"/>
        </w:rPr>
      </w:pPr>
      <w:bookmarkStart w:id="692" w:name="_Toc348197062"/>
      <w:r>
        <w:t xml:space="preserve">Tabla </w:t>
      </w:r>
      <w:r w:rsidR="00F600D6">
        <w:fldChar w:fldCharType="begin"/>
      </w:r>
      <w:r w:rsidR="00F600D6">
        <w:instrText xml:space="preserve"> STYLEREF 1 \s </w:instrText>
      </w:r>
      <w:r w:rsidR="00F600D6">
        <w:fldChar w:fldCharType="separate"/>
      </w:r>
      <w:r w:rsidR="00213F48">
        <w:rPr>
          <w:noProof/>
        </w:rPr>
        <w:t>3</w:t>
      </w:r>
      <w:r w:rsidR="00F600D6">
        <w:fldChar w:fldCharType="end"/>
      </w:r>
      <w:r w:rsidR="00F600D6">
        <w:t>.</w:t>
      </w:r>
      <w:r w:rsidR="00F600D6">
        <w:fldChar w:fldCharType="begin"/>
      </w:r>
      <w:r w:rsidR="00F600D6">
        <w:instrText xml:space="preserve"> SEQ Tabla \* ARABIC \s 1 </w:instrText>
      </w:r>
      <w:r w:rsidR="00F600D6">
        <w:fldChar w:fldCharType="separate"/>
      </w:r>
      <w:r w:rsidR="00213F48">
        <w:rPr>
          <w:noProof/>
        </w:rPr>
        <w:t>2</w:t>
      </w:r>
      <w:r w:rsidR="00F600D6">
        <w:fldChar w:fldCharType="end"/>
      </w:r>
      <w:r>
        <w:t>: Tabla de Requisitos no funcionales</w:t>
      </w:r>
      <w:bookmarkEnd w:id="692"/>
    </w:p>
    <w:p w:rsidR="00524BDA" w:rsidRPr="00524BDA" w:rsidRDefault="00524BDA" w:rsidP="00524BDA">
      <w:pPr>
        <w:pStyle w:val="Ttulo2"/>
        <w:numPr>
          <w:ilvl w:val="1"/>
          <w:numId w:val="6"/>
        </w:numPr>
        <w:ind w:left="426" w:hanging="426"/>
        <w:rPr>
          <w:color w:val="auto"/>
          <w:sz w:val="24"/>
          <w:szCs w:val="24"/>
          <w:lang w:val="es-PE"/>
        </w:rPr>
      </w:pPr>
      <w:bookmarkStart w:id="693" w:name="_Toc342249983"/>
      <w:r w:rsidRPr="00524BDA">
        <w:rPr>
          <w:color w:val="auto"/>
          <w:sz w:val="24"/>
          <w:szCs w:val="24"/>
          <w:lang w:val="es-PE"/>
        </w:rPr>
        <w:t>Análisis de la solución</w:t>
      </w:r>
      <w:bookmarkEnd w:id="693"/>
    </w:p>
    <w:p w:rsidR="005144C5" w:rsidRDefault="005144C5" w:rsidP="005144C5">
      <w:pPr>
        <w:tabs>
          <w:tab w:val="num" w:pos="851"/>
        </w:tabs>
        <w:spacing w:line="276" w:lineRule="auto"/>
        <w:ind w:left="426"/>
        <w:rPr>
          <w:sz w:val="22"/>
          <w:szCs w:val="22"/>
          <w:lang w:val="es-ES_tradnl" w:eastAsia="ja-JP"/>
        </w:rPr>
      </w:pPr>
    </w:p>
    <w:p w:rsidR="00074194" w:rsidRDefault="00074194" w:rsidP="00074194">
      <w:pPr>
        <w:tabs>
          <w:tab w:val="num" w:pos="851"/>
        </w:tabs>
        <w:spacing w:line="276" w:lineRule="auto"/>
        <w:ind w:left="426"/>
        <w:rPr>
          <w:sz w:val="22"/>
          <w:szCs w:val="22"/>
          <w:lang w:val="es-ES_tradnl" w:eastAsia="ja-JP"/>
        </w:rPr>
      </w:pPr>
      <w:r w:rsidRPr="00997C94">
        <w:rPr>
          <w:sz w:val="22"/>
          <w:szCs w:val="22"/>
          <w:lang w:val="es-ES_tradnl" w:eastAsia="ja-JP"/>
        </w:rPr>
        <w:t>Según</w:t>
      </w:r>
      <w:r>
        <w:rPr>
          <w:sz w:val="22"/>
          <w:szCs w:val="22"/>
          <w:lang w:val="es-ES_tradnl" w:eastAsia="ja-JP"/>
        </w:rPr>
        <w:t xml:space="preserve"> los Requisitos ya mencionados antes se planteara un sistema Web orientado al negocio de cafeterías.</w:t>
      </w:r>
    </w:p>
    <w:p w:rsidR="00074194" w:rsidRDefault="00074194" w:rsidP="00074194">
      <w:pPr>
        <w:tabs>
          <w:tab w:val="num" w:pos="851"/>
        </w:tabs>
        <w:spacing w:line="276" w:lineRule="auto"/>
        <w:ind w:left="426"/>
        <w:rPr>
          <w:sz w:val="22"/>
          <w:szCs w:val="22"/>
          <w:lang w:val="es-ES_tradnl" w:eastAsia="ja-JP"/>
        </w:rPr>
      </w:pPr>
    </w:p>
    <w:p w:rsidR="00074194" w:rsidRPr="00402385" w:rsidRDefault="00402385" w:rsidP="00402385">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694" w:name="_Toc342249984"/>
      <w:r w:rsidRPr="00402385">
        <w:rPr>
          <w:rFonts w:asciiTheme="minorHAnsi" w:hAnsiTheme="minorHAnsi" w:cstheme="minorHAnsi"/>
          <w:b/>
          <w:lang w:val="es-ES_tradnl" w:eastAsia="ja-JP"/>
        </w:rPr>
        <w:t>Casos de uso</w:t>
      </w:r>
      <w:bookmarkEnd w:id="694"/>
    </w:p>
    <w:p w:rsidR="00402385" w:rsidRDefault="00402385" w:rsidP="00074194">
      <w:pPr>
        <w:tabs>
          <w:tab w:val="num" w:pos="851"/>
        </w:tabs>
        <w:spacing w:line="276" w:lineRule="auto"/>
        <w:ind w:left="426"/>
        <w:rPr>
          <w:sz w:val="22"/>
          <w:szCs w:val="22"/>
          <w:lang w:val="es-ES_tradnl" w:eastAsia="ja-JP"/>
        </w:rPr>
      </w:pPr>
      <w:r w:rsidRPr="008B4D26">
        <w:rPr>
          <w:sz w:val="22"/>
          <w:szCs w:val="22"/>
          <w:lang w:val="es-ES_tradnl" w:eastAsia="ja-JP"/>
        </w:rPr>
        <w:t>Para</w:t>
      </w:r>
      <w:r>
        <w:rPr>
          <w:sz w:val="22"/>
          <w:szCs w:val="22"/>
          <w:lang w:val="es-ES_tradnl" w:eastAsia="ja-JP"/>
        </w:rPr>
        <w:t xml:space="preserve"> la elaboración del sistema, primero se detallan los actores que va a tener el sistema, luego de eso se desarrolló los diagramas de casos de uso agrupados en 4 paquetes: compras, ventas, administración y almacén. Se escogió estos 4 paquetes porque son las áreas más importantes de la empresa y además cada área es administrada por una persona cuyo perfil es distinto a los demás.</w:t>
      </w:r>
    </w:p>
    <w:p w:rsidR="00402385" w:rsidRDefault="00402385" w:rsidP="00402385">
      <w:pPr>
        <w:tabs>
          <w:tab w:val="num" w:pos="851"/>
        </w:tabs>
        <w:spacing w:line="276" w:lineRule="auto"/>
        <w:ind w:left="426"/>
        <w:rPr>
          <w:sz w:val="22"/>
          <w:szCs w:val="22"/>
          <w:lang w:val="es-ES_tradnl" w:eastAsia="ja-JP"/>
        </w:rPr>
      </w:pPr>
      <w:bookmarkStart w:id="695" w:name="_Toc341972017"/>
      <w:r w:rsidRPr="00402385">
        <w:rPr>
          <w:b/>
          <w:sz w:val="22"/>
          <w:szCs w:val="22"/>
          <w:lang w:val="es-ES_tradnl" w:eastAsia="ja-JP"/>
        </w:rPr>
        <w:t>Actores</w:t>
      </w:r>
      <w:bookmarkEnd w:id="695"/>
      <w:r>
        <w:rPr>
          <w:sz w:val="22"/>
          <w:szCs w:val="22"/>
          <w:lang w:val="es-ES_tradnl" w:eastAsia="ja-JP"/>
        </w:rPr>
        <w:t xml:space="preserve"> </w:t>
      </w:r>
    </w:p>
    <w:p w:rsidR="00402385" w:rsidRDefault="00402385" w:rsidP="00402385">
      <w:pPr>
        <w:tabs>
          <w:tab w:val="num" w:pos="851"/>
        </w:tabs>
        <w:spacing w:line="276" w:lineRule="auto"/>
        <w:ind w:left="426"/>
        <w:rPr>
          <w:sz w:val="22"/>
          <w:szCs w:val="22"/>
          <w:lang w:val="es-ES_tradnl" w:eastAsia="ja-JP"/>
        </w:rPr>
      </w:pPr>
      <w:r>
        <w:rPr>
          <w:sz w:val="22"/>
          <w:szCs w:val="22"/>
          <w:lang w:val="es-ES_tradnl" w:eastAsia="ja-JP"/>
        </w:rPr>
        <w:t>L</w:t>
      </w:r>
      <w:r w:rsidRPr="00B070EC">
        <w:rPr>
          <w:sz w:val="22"/>
          <w:szCs w:val="22"/>
          <w:lang w:val="es-ES_tradnl" w:eastAsia="ja-JP"/>
        </w:rPr>
        <w:t>os</w:t>
      </w:r>
      <w:r>
        <w:rPr>
          <w:sz w:val="22"/>
          <w:szCs w:val="22"/>
          <w:lang w:val="es-ES_tradnl" w:eastAsia="ja-JP"/>
        </w:rPr>
        <w:t xml:space="preserve"> actores que el sistema Web permitirá son los siguientes:</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Administrador, es la persona principal de una sucursal, se encarga de generar los diferentes reportes de las diferentes áreas para tomar decisiones.</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Supervisor de logística, es el encargo de generar las órdenes de compra cuando falta el stock de un producto.</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lastRenderedPageBreak/>
        <w:t>Recepcionista, es la persona encargada que realiza la una venta hacia el público en general generando una comprobante.</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Supervisor de almacén, es el encargado de la recepción de los productos al almacén generando notas de entrada a medida que ingresen los productos.</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Administrador máster, es la persona encargada de administrar los perfiles de los usuarios que interactúan con el sistema y dar accesos a las diferentes áreas dependiendo del perfil de la persona.</w:t>
      </w:r>
    </w:p>
    <w:p w:rsidR="00074194" w:rsidRPr="00383869" w:rsidRDefault="00383869" w:rsidP="005144C5">
      <w:pPr>
        <w:tabs>
          <w:tab w:val="num" w:pos="851"/>
        </w:tabs>
        <w:spacing w:line="276" w:lineRule="auto"/>
        <w:ind w:left="426"/>
        <w:rPr>
          <w:b/>
          <w:sz w:val="22"/>
          <w:szCs w:val="22"/>
          <w:lang w:val="es-ES_tradnl" w:eastAsia="ja-JP"/>
        </w:rPr>
      </w:pPr>
      <w:bookmarkStart w:id="696" w:name="_Toc334741348"/>
      <w:bookmarkStart w:id="697" w:name="_Toc335924417"/>
      <w:bookmarkStart w:id="698" w:name="_Toc335951313"/>
      <w:bookmarkStart w:id="699" w:name="_Toc341053338"/>
      <w:bookmarkStart w:id="700" w:name="_Toc341867628"/>
      <w:bookmarkStart w:id="701" w:name="_Toc341972018"/>
      <w:r w:rsidRPr="00383869">
        <w:rPr>
          <w:b/>
          <w:sz w:val="22"/>
          <w:szCs w:val="22"/>
          <w:lang w:val="es-ES_tradnl" w:eastAsia="ja-JP"/>
        </w:rPr>
        <w:t>Diagramas de casos de uso</w:t>
      </w:r>
      <w:bookmarkEnd w:id="696"/>
      <w:bookmarkEnd w:id="697"/>
      <w:bookmarkEnd w:id="698"/>
      <w:bookmarkEnd w:id="699"/>
      <w:bookmarkEnd w:id="700"/>
      <w:bookmarkEnd w:id="701"/>
    </w:p>
    <w:p w:rsidR="00383869" w:rsidRDefault="00383869" w:rsidP="005144C5">
      <w:pPr>
        <w:tabs>
          <w:tab w:val="num" w:pos="851"/>
        </w:tabs>
        <w:spacing w:line="276" w:lineRule="auto"/>
        <w:ind w:left="426"/>
        <w:rPr>
          <w:sz w:val="22"/>
          <w:szCs w:val="22"/>
          <w:lang w:val="es-ES_tradnl" w:eastAsia="ja-JP"/>
        </w:rPr>
      </w:pPr>
      <w:r w:rsidRPr="008B4D26">
        <w:rPr>
          <w:sz w:val="22"/>
          <w:szCs w:val="22"/>
          <w:lang w:val="es-ES_tradnl" w:eastAsia="ja-JP"/>
        </w:rPr>
        <w:t xml:space="preserve">En esta </w:t>
      </w:r>
      <w:r w:rsidRPr="00F14201">
        <w:rPr>
          <w:sz w:val="22"/>
          <w:szCs w:val="22"/>
          <w:lang w:val="es-ES_tradnl" w:eastAsia="ja-JP"/>
        </w:rPr>
        <w:t>sección</w:t>
      </w:r>
      <w:r>
        <w:rPr>
          <w:sz w:val="22"/>
          <w:szCs w:val="22"/>
          <w:lang w:val="es-ES_tradnl" w:eastAsia="ja-JP"/>
        </w:rPr>
        <w:t xml:space="preserve"> se muestra los diferentes casos de uso agrupados en paquetes que va a tener el sistema de cafeterías para poder cumplir con los requisitos ya mencionados. Se ha dividido principalmente en 4 paquetes: administración, compras, ventas y almacén. En la figura 3.1 se muestra el diagrama de paquetes general, en donde se puede observar los 4 paquetes ya mencionados con su respectivo actor. La descripción de cada paquete se puede apreciar en el anexo 3.</w:t>
      </w:r>
    </w:p>
    <w:p w:rsidR="00383869" w:rsidRDefault="00383869" w:rsidP="005144C5">
      <w:pPr>
        <w:tabs>
          <w:tab w:val="num" w:pos="851"/>
        </w:tabs>
        <w:spacing w:line="276" w:lineRule="auto"/>
        <w:ind w:left="426"/>
        <w:rPr>
          <w:sz w:val="22"/>
          <w:szCs w:val="22"/>
          <w:lang w:val="es-ES_tradnl" w:eastAsia="ja-JP"/>
        </w:rPr>
      </w:pPr>
    </w:p>
    <w:p w:rsidR="00383869" w:rsidRDefault="00383869" w:rsidP="00383869">
      <w:pPr>
        <w:keepNext/>
        <w:tabs>
          <w:tab w:val="num" w:pos="851"/>
        </w:tabs>
        <w:spacing w:line="276" w:lineRule="auto"/>
        <w:ind w:left="426"/>
      </w:pPr>
      <w:r>
        <w:rPr>
          <w:noProof/>
          <w:lang w:val="es-PE" w:eastAsia="es-PE"/>
        </w:rPr>
        <w:drawing>
          <wp:inline distT="0" distB="0" distL="0" distR="0" wp14:anchorId="57FB43EF" wp14:editId="5D6A11D9">
            <wp:extent cx="5220335" cy="2276091"/>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0335" cy="2276091"/>
                    </a:xfrm>
                    <a:prstGeom prst="rect">
                      <a:avLst/>
                    </a:prstGeom>
                  </pic:spPr>
                </pic:pic>
              </a:graphicData>
            </a:graphic>
          </wp:inline>
        </w:drawing>
      </w:r>
    </w:p>
    <w:p w:rsidR="00383869" w:rsidRDefault="00383869" w:rsidP="00383869">
      <w:pPr>
        <w:pStyle w:val="Epgrafe"/>
        <w:jc w:val="center"/>
        <w:rPr>
          <w:sz w:val="22"/>
          <w:szCs w:val="22"/>
          <w:lang w:val="es-ES_tradnl" w:eastAsia="ja-JP"/>
        </w:rPr>
      </w:pPr>
      <w:bookmarkStart w:id="702" w:name="_Toc348197051"/>
      <w:r>
        <w:t xml:space="preserve">Figura </w:t>
      </w:r>
      <w:r w:rsidR="008E1D53">
        <w:fldChar w:fldCharType="begin"/>
      </w:r>
      <w:r w:rsidR="008E1D53">
        <w:instrText xml:space="preserve"> STYLEREF 1 \s </w:instrText>
      </w:r>
      <w:r w:rsidR="008E1D53">
        <w:fldChar w:fldCharType="separate"/>
      </w:r>
      <w:r w:rsidR="00213F48">
        <w:rPr>
          <w:noProof/>
        </w:rPr>
        <w:t>3</w:t>
      </w:r>
      <w:r w:rsidR="008E1D53">
        <w:fldChar w:fldCharType="end"/>
      </w:r>
      <w:r w:rsidR="008E1D53">
        <w:t>.</w:t>
      </w:r>
      <w:r w:rsidR="008E1D53">
        <w:fldChar w:fldCharType="begin"/>
      </w:r>
      <w:r w:rsidR="008E1D53">
        <w:instrText xml:space="preserve"> SEQ Figura \* ARABIC \s 1 </w:instrText>
      </w:r>
      <w:r w:rsidR="008E1D53">
        <w:fldChar w:fldCharType="separate"/>
      </w:r>
      <w:r w:rsidR="00213F48">
        <w:rPr>
          <w:noProof/>
        </w:rPr>
        <w:t>1</w:t>
      </w:r>
      <w:r w:rsidR="008E1D53">
        <w:fldChar w:fldCharType="end"/>
      </w:r>
      <w:r>
        <w:t>: Diagrama de paquetes principal</w:t>
      </w:r>
      <w:bookmarkEnd w:id="702"/>
    </w:p>
    <w:p w:rsidR="00383869" w:rsidRDefault="00383869" w:rsidP="00383869">
      <w:pPr>
        <w:tabs>
          <w:tab w:val="num" w:pos="851"/>
        </w:tabs>
        <w:spacing w:line="276" w:lineRule="auto"/>
        <w:ind w:left="426"/>
        <w:rPr>
          <w:b/>
          <w:sz w:val="22"/>
          <w:szCs w:val="22"/>
          <w:lang w:val="es-ES_tradnl" w:eastAsia="ja-JP"/>
        </w:rPr>
      </w:pPr>
      <w:bookmarkStart w:id="703" w:name="_Toc334741349"/>
      <w:bookmarkStart w:id="704" w:name="_Toc335924418"/>
      <w:bookmarkStart w:id="705" w:name="_Toc335951314"/>
      <w:bookmarkStart w:id="706" w:name="_Toc341053341"/>
      <w:bookmarkStart w:id="707" w:name="_Toc341867631"/>
      <w:bookmarkStart w:id="708" w:name="_Toc341972019"/>
    </w:p>
    <w:p w:rsidR="00383869" w:rsidRPr="00383869" w:rsidRDefault="00383869" w:rsidP="00383869">
      <w:pPr>
        <w:tabs>
          <w:tab w:val="num" w:pos="851"/>
        </w:tabs>
        <w:spacing w:line="276" w:lineRule="auto"/>
        <w:ind w:left="426"/>
        <w:rPr>
          <w:b/>
          <w:sz w:val="22"/>
          <w:szCs w:val="22"/>
          <w:lang w:val="es-ES_tradnl" w:eastAsia="ja-JP"/>
        </w:rPr>
      </w:pPr>
      <w:r w:rsidRPr="00383869">
        <w:rPr>
          <w:b/>
          <w:sz w:val="22"/>
          <w:szCs w:val="22"/>
          <w:lang w:val="es-ES_tradnl" w:eastAsia="ja-JP"/>
        </w:rPr>
        <w:t>Especificación de casos de uso</w:t>
      </w:r>
      <w:bookmarkEnd w:id="703"/>
      <w:bookmarkEnd w:id="704"/>
      <w:bookmarkEnd w:id="705"/>
      <w:bookmarkEnd w:id="706"/>
      <w:bookmarkEnd w:id="707"/>
      <w:bookmarkEnd w:id="708"/>
    </w:p>
    <w:p w:rsidR="00383869" w:rsidRDefault="00383869" w:rsidP="00383869">
      <w:pPr>
        <w:tabs>
          <w:tab w:val="num" w:pos="851"/>
        </w:tabs>
        <w:spacing w:line="276" w:lineRule="auto"/>
        <w:ind w:left="426"/>
        <w:rPr>
          <w:sz w:val="22"/>
          <w:szCs w:val="22"/>
          <w:lang w:val="es-ES_tradnl" w:eastAsia="ja-JP"/>
        </w:rPr>
      </w:pPr>
      <w:r>
        <w:rPr>
          <w:sz w:val="22"/>
          <w:szCs w:val="22"/>
          <w:lang w:val="es-ES_tradnl" w:eastAsia="ja-JP"/>
        </w:rPr>
        <w:t xml:space="preserve">En esta parte se presenta la especificación de un caso de uso, en donde se señala el actor que realiza el caso de uso, y el flujo completo del caso de uso, esto nos ayuda a tener un panorama general de la comunicación que tiene el actor con el sistema Web. Los casos de uso no descritos en esta parte están en el anexo 3. </w:t>
      </w:r>
    </w:p>
    <w:p w:rsidR="00383869" w:rsidRDefault="00383869" w:rsidP="005144C5">
      <w:pPr>
        <w:tabs>
          <w:tab w:val="num" w:pos="851"/>
        </w:tabs>
        <w:spacing w:line="276" w:lineRule="auto"/>
        <w:ind w:left="426"/>
        <w:rPr>
          <w:sz w:val="22"/>
          <w:szCs w:val="22"/>
          <w:lang w:val="es-ES_tradnl" w:eastAsia="ja-JP"/>
        </w:rPr>
      </w:pPr>
    </w:p>
    <w:tbl>
      <w:tblPr>
        <w:tblW w:w="8611" w:type="dxa"/>
        <w:jc w:val="center"/>
        <w:tblInd w:w="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6421"/>
      </w:tblGrid>
      <w:tr w:rsidR="00F86F88" w:rsidRPr="00F86F88" w:rsidTr="00A2760E">
        <w:trPr>
          <w:trHeight w:val="150"/>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Administrar personal</w:t>
            </w:r>
          </w:p>
        </w:tc>
      </w:tr>
      <w:tr w:rsidR="00F86F88" w:rsidRPr="00F86F88" w:rsidTr="00A2760E">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ID</w:t>
            </w:r>
          </w:p>
        </w:tc>
        <w:tc>
          <w:tcPr>
            <w:tcW w:w="6421" w:type="dxa"/>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A2760E">
            <w:pPr>
              <w:keepLines/>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ADM-02</w:t>
            </w:r>
          </w:p>
        </w:tc>
      </w:tr>
      <w:tr w:rsidR="00F86F88" w:rsidRPr="00F86F88" w:rsidTr="00A2760E">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Descripción</w:t>
            </w:r>
          </w:p>
        </w:tc>
        <w:tc>
          <w:tcPr>
            <w:tcW w:w="6421" w:type="dxa"/>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A2760E">
            <w:pPr>
              <w:keepLines/>
              <w:spacing w:line="312" w:lineRule="auto"/>
              <w:rPr>
                <w:rFonts w:asciiTheme="minorHAnsi" w:hAnsiTheme="minorHAnsi" w:cstheme="minorHAnsi"/>
                <w:sz w:val="18"/>
                <w:szCs w:val="18"/>
              </w:rPr>
            </w:pPr>
            <w:r w:rsidRPr="00F86F88">
              <w:rPr>
                <w:rFonts w:asciiTheme="minorHAnsi" w:hAnsiTheme="minorHAnsi" w:cstheme="minorHAnsi"/>
                <w:sz w:val="18"/>
                <w:szCs w:val="18"/>
              </w:rPr>
              <w:t>El encargado puede realizar búsquedas, agregar, modificar o eliminar los empleados del sistema según sea requerido.</w:t>
            </w:r>
          </w:p>
        </w:tc>
      </w:tr>
      <w:tr w:rsidR="00F86F88" w:rsidRPr="00F86F88" w:rsidTr="00A2760E">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Actor</w:t>
            </w:r>
          </w:p>
        </w:tc>
        <w:tc>
          <w:tcPr>
            <w:tcW w:w="6421" w:type="dxa"/>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A2760E">
            <w:pPr>
              <w:keepLines/>
              <w:spacing w:line="312" w:lineRule="auto"/>
              <w:rPr>
                <w:rFonts w:asciiTheme="minorHAnsi" w:hAnsiTheme="minorHAnsi" w:cstheme="minorHAnsi"/>
                <w:sz w:val="18"/>
                <w:szCs w:val="18"/>
              </w:rPr>
            </w:pPr>
            <w:r w:rsidRPr="00F86F88">
              <w:rPr>
                <w:rFonts w:asciiTheme="minorHAnsi" w:hAnsiTheme="minorHAnsi" w:cstheme="minorHAnsi"/>
                <w:sz w:val="18"/>
                <w:szCs w:val="18"/>
              </w:rPr>
              <w:t>Administrador</w:t>
            </w:r>
          </w:p>
        </w:tc>
      </w:tr>
      <w:tr w:rsidR="00F86F88" w:rsidRPr="00F86F88" w:rsidTr="00A2760E">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Precondición</w:t>
            </w:r>
          </w:p>
        </w:tc>
        <w:tc>
          <w:tcPr>
            <w:tcW w:w="6421" w:type="dxa"/>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A2760E">
            <w:p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 xml:space="preserve">El actor debe estar </w:t>
            </w:r>
            <w:proofErr w:type="spellStart"/>
            <w:r w:rsidRPr="00F86F88">
              <w:rPr>
                <w:rFonts w:asciiTheme="minorHAnsi" w:hAnsiTheme="minorHAnsi" w:cstheme="minorHAnsi"/>
                <w:sz w:val="18"/>
                <w:szCs w:val="18"/>
              </w:rPr>
              <w:t>logueado</w:t>
            </w:r>
            <w:proofErr w:type="spellEnd"/>
            <w:r w:rsidRPr="00F86F88">
              <w:rPr>
                <w:rFonts w:asciiTheme="minorHAnsi" w:hAnsiTheme="minorHAnsi" w:cstheme="minorHAnsi"/>
                <w:sz w:val="18"/>
                <w:szCs w:val="18"/>
              </w:rPr>
              <w:t xml:space="preserve"> y haber entrado a la sección de Usuario </w:t>
            </w:r>
          </w:p>
        </w:tc>
      </w:tr>
      <w:tr w:rsidR="00F86F88" w:rsidRPr="00F86F88" w:rsidTr="00A2760E">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Post-condición</w:t>
            </w:r>
          </w:p>
        </w:tc>
        <w:tc>
          <w:tcPr>
            <w:tcW w:w="6421" w:type="dxa"/>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A2760E">
            <w:pPr>
              <w:keepLines/>
              <w:spacing w:line="312" w:lineRule="auto"/>
              <w:rPr>
                <w:rFonts w:asciiTheme="minorHAnsi" w:hAnsiTheme="minorHAnsi" w:cstheme="minorHAnsi"/>
                <w:sz w:val="18"/>
                <w:szCs w:val="18"/>
              </w:rPr>
            </w:pPr>
            <w:r w:rsidRPr="00F86F88">
              <w:rPr>
                <w:rFonts w:asciiTheme="minorHAnsi" w:hAnsiTheme="minorHAnsi" w:cstheme="minorHAnsi"/>
                <w:sz w:val="18"/>
                <w:szCs w:val="18"/>
              </w:rPr>
              <w:t>El sistema permitirá guardar los cambios realizados.</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 xml:space="preserve">Flujo normal: </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elige la opción "Registrar"</w:t>
            </w:r>
          </w:p>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lastRenderedPageBreak/>
              <w:t>El sistema muestra el formulario para registrar un nuevo empleado. Selecciona el cargo del empleado. Cuenta con los siguientes campos:</w:t>
            </w:r>
          </w:p>
          <w:p w:rsidR="00F86F88" w:rsidRPr="00F86F88" w:rsidRDefault="00F86F88" w:rsidP="00F86F88">
            <w:pPr>
              <w:numPr>
                <w:ilvl w:val="1"/>
                <w:numId w:val="19"/>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Datos personales:</w:t>
            </w:r>
          </w:p>
          <w:p w:rsidR="00F86F88" w:rsidRPr="00F86F88" w:rsidRDefault="00F86F88" w:rsidP="00A2760E">
            <w:pPr>
              <w:spacing w:line="312" w:lineRule="auto"/>
              <w:ind w:left="1440"/>
              <w:contextualSpacing/>
              <w:jc w:val="left"/>
              <w:rPr>
                <w:rFonts w:asciiTheme="minorHAnsi" w:hAnsiTheme="minorHAnsi" w:cstheme="minorHAnsi"/>
                <w:sz w:val="18"/>
                <w:szCs w:val="18"/>
              </w:rPr>
            </w:pPr>
            <w:r w:rsidRPr="00F86F88">
              <w:rPr>
                <w:rFonts w:asciiTheme="minorHAnsi" w:hAnsiTheme="minorHAnsi" w:cstheme="minorHAnsi"/>
                <w:sz w:val="18"/>
                <w:szCs w:val="18"/>
              </w:rPr>
              <w:t>Campos obligatorios: Nombres, Apellido Paterno, Apellido Materno, DNI.</w:t>
            </w:r>
          </w:p>
          <w:p w:rsidR="00F86F88" w:rsidRPr="00F86F88" w:rsidRDefault="00F86F88" w:rsidP="00A2760E">
            <w:pPr>
              <w:spacing w:line="312" w:lineRule="auto"/>
              <w:ind w:left="1440"/>
              <w:contextualSpacing/>
              <w:jc w:val="left"/>
              <w:rPr>
                <w:rFonts w:asciiTheme="minorHAnsi" w:hAnsiTheme="minorHAnsi" w:cstheme="minorHAnsi"/>
                <w:sz w:val="18"/>
                <w:szCs w:val="18"/>
              </w:rPr>
            </w:pPr>
            <w:r w:rsidRPr="00F86F88">
              <w:rPr>
                <w:rFonts w:asciiTheme="minorHAnsi" w:hAnsiTheme="minorHAnsi" w:cstheme="minorHAnsi"/>
                <w:sz w:val="18"/>
                <w:szCs w:val="18"/>
              </w:rPr>
              <w:t>Campos opcionales: Fecha de Nacimiento, Correo Electrónico, Teléfono, Celular, Dirección, País, Ciudad, Distrito.</w:t>
            </w:r>
          </w:p>
          <w:p w:rsidR="00F86F88" w:rsidRPr="00F86F88" w:rsidRDefault="00F86F88" w:rsidP="00F86F88">
            <w:pPr>
              <w:numPr>
                <w:ilvl w:val="1"/>
                <w:numId w:val="19"/>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Detalle del trabajo:</w:t>
            </w:r>
          </w:p>
          <w:p w:rsidR="00F86F88" w:rsidRPr="00F86F88" w:rsidRDefault="00F86F88" w:rsidP="00A2760E">
            <w:pPr>
              <w:spacing w:line="312" w:lineRule="auto"/>
              <w:ind w:left="1440"/>
              <w:contextualSpacing/>
              <w:jc w:val="left"/>
              <w:rPr>
                <w:rFonts w:asciiTheme="minorHAnsi" w:hAnsiTheme="minorHAnsi" w:cstheme="minorHAnsi"/>
                <w:sz w:val="18"/>
                <w:szCs w:val="18"/>
              </w:rPr>
            </w:pPr>
            <w:r w:rsidRPr="00F86F88">
              <w:rPr>
                <w:rFonts w:asciiTheme="minorHAnsi" w:hAnsiTheme="minorHAnsi" w:cstheme="minorHAnsi"/>
                <w:sz w:val="18"/>
                <w:szCs w:val="18"/>
              </w:rPr>
              <w:t>Campos obligatorios: Estado,  Horario de trabajo, Hora de entrada, Hora de salida, Horas diarias o jornal.</w:t>
            </w:r>
          </w:p>
          <w:p w:rsidR="00F86F88" w:rsidRPr="00F86F88" w:rsidRDefault="00F86F88" w:rsidP="00F86F88">
            <w:pPr>
              <w:numPr>
                <w:ilvl w:val="1"/>
                <w:numId w:val="19"/>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Cuenta de usuario</w:t>
            </w:r>
          </w:p>
          <w:p w:rsidR="00F86F88" w:rsidRPr="00F86F88" w:rsidRDefault="00F86F88" w:rsidP="00A2760E">
            <w:pPr>
              <w:spacing w:line="312" w:lineRule="auto"/>
              <w:ind w:left="1440"/>
              <w:contextualSpacing/>
              <w:jc w:val="left"/>
              <w:rPr>
                <w:rFonts w:asciiTheme="minorHAnsi" w:hAnsiTheme="minorHAnsi" w:cstheme="minorHAnsi"/>
                <w:sz w:val="18"/>
                <w:szCs w:val="18"/>
              </w:rPr>
            </w:pPr>
            <w:r w:rsidRPr="00F86F88">
              <w:rPr>
                <w:rFonts w:asciiTheme="minorHAnsi" w:hAnsiTheme="minorHAnsi" w:cstheme="minorHAnsi"/>
                <w:sz w:val="18"/>
                <w:szCs w:val="18"/>
              </w:rPr>
              <w:t>Campos Obligatorios: Usuario, Contraseña (Campo protegido).</w:t>
            </w:r>
          </w:p>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ingresa los datos en el formulario y selecciona la opción "Registrar".</w:t>
            </w:r>
          </w:p>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un mensaje para la confirmación de los datos ingresados: "¿Desea confirmar la acción anterior?".</w:t>
            </w:r>
          </w:p>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selecciona la opción "Aceptar".</w:t>
            </w:r>
          </w:p>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cierra la ventana de registro y muestra la pantalla principal de administrar empleados.</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sz w:val="18"/>
                <w:szCs w:val="18"/>
              </w:rPr>
            </w:pPr>
            <w:r w:rsidRPr="00F86F88">
              <w:rPr>
                <w:rFonts w:asciiTheme="minorHAnsi" w:hAnsiTheme="minorHAnsi" w:cstheme="minorHAnsi"/>
                <w:b/>
                <w:sz w:val="18"/>
                <w:szCs w:val="18"/>
              </w:rPr>
              <w:lastRenderedPageBreak/>
              <w:t>Flujo alterno:</w:t>
            </w:r>
            <w:r w:rsidRPr="00F86F88">
              <w:rPr>
                <w:rFonts w:asciiTheme="minorHAnsi" w:hAnsiTheme="minorHAnsi" w:cstheme="minorHAnsi"/>
                <w:sz w:val="18"/>
                <w:szCs w:val="18"/>
              </w:rPr>
              <w:t xml:space="preserve"> “Buscar Personal”</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F86F88">
            <w:pPr>
              <w:numPr>
                <w:ilvl w:val="0"/>
                <w:numId w:val="20"/>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un formulario en la pantalla principal del mantenimiento de empleados con los siguientes campos:</w:t>
            </w:r>
          </w:p>
          <w:p w:rsidR="00F86F88" w:rsidRPr="00F86F88" w:rsidRDefault="00F86F88" w:rsidP="00F86F88">
            <w:pPr>
              <w:numPr>
                <w:ilvl w:val="1"/>
                <w:numId w:val="20"/>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Datos de búsqueda:</w:t>
            </w:r>
          </w:p>
          <w:p w:rsidR="00F86F88" w:rsidRPr="00F86F88" w:rsidRDefault="00F86F88" w:rsidP="00A2760E">
            <w:pPr>
              <w:spacing w:line="312" w:lineRule="auto"/>
              <w:ind w:left="1416"/>
              <w:contextualSpacing/>
              <w:jc w:val="left"/>
              <w:rPr>
                <w:rFonts w:asciiTheme="minorHAnsi" w:hAnsiTheme="minorHAnsi" w:cstheme="minorHAnsi"/>
                <w:sz w:val="18"/>
                <w:szCs w:val="18"/>
              </w:rPr>
            </w:pPr>
            <w:r w:rsidRPr="00F86F88">
              <w:rPr>
                <w:rFonts w:asciiTheme="minorHAnsi" w:hAnsiTheme="minorHAnsi" w:cstheme="minorHAnsi"/>
                <w:sz w:val="18"/>
                <w:szCs w:val="18"/>
              </w:rPr>
              <w:t>Nombres, DNI, Cargo.</w:t>
            </w:r>
          </w:p>
          <w:p w:rsidR="00F86F88" w:rsidRPr="00F86F88" w:rsidRDefault="00F86F88" w:rsidP="00F86F88">
            <w:pPr>
              <w:numPr>
                <w:ilvl w:val="1"/>
                <w:numId w:val="20"/>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Resultados de búsqueda:</w:t>
            </w:r>
          </w:p>
          <w:p w:rsidR="00F86F88" w:rsidRPr="00F86F88" w:rsidRDefault="00F86F88" w:rsidP="00A2760E">
            <w:pPr>
              <w:spacing w:line="312" w:lineRule="auto"/>
              <w:ind w:left="1440"/>
              <w:contextualSpacing/>
              <w:jc w:val="left"/>
              <w:rPr>
                <w:rFonts w:asciiTheme="minorHAnsi" w:hAnsiTheme="minorHAnsi" w:cstheme="minorHAnsi"/>
                <w:sz w:val="18"/>
                <w:szCs w:val="18"/>
              </w:rPr>
            </w:pPr>
            <w:r w:rsidRPr="00F86F88">
              <w:rPr>
                <w:rFonts w:asciiTheme="minorHAnsi" w:hAnsiTheme="minorHAnsi" w:cstheme="minorHAnsi"/>
                <w:sz w:val="18"/>
                <w:szCs w:val="18"/>
              </w:rPr>
              <w:t>Tabla de resultados con los campos de búsqueda antes señalados.</w:t>
            </w:r>
          </w:p>
          <w:p w:rsidR="00F86F88" w:rsidRPr="00F86F88" w:rsidRDefault="00F86F88" w:rsidP="00F86F88">
            <w:pPr>
              <w:numPr>
                <w:ilvl w:val="0"/>
                <w:numId w:val="20"/>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ingresa los datos que considere necesarios para la búsqueda, puede ingresar como mínimo un campo, y selecciona la opción "Buscar".</w:t>
            </w:r>
          </w:p>
          <w:p w:rsidR="00F86F88" w:rsidRPr="00F86F88" w:rsidRDefault="00F86F88" w:rsidP="00F86F88">
            <w:pPr>
              <w:numPr>
                <w:ilvl w:val="0"/>
                <w:numId w:val="20"/>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los resultados en la tabla inferior.</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sz w:val="18"/>
                <w:szCs w:val="18"/>
              </w:rPr>
            </w:pPr>
            <w:r w:rsidRPr="00F86F88">
              <w:rPr>
                <w:rFonts w:asciiTheme="minorHAnsi" w:hAnsiTheme="minorHAnsi" w:cstheme="minorHAnsi"/>
                <w:b/>
                <w:sz w:val="18"/>
                <w:szCs w:val="18"/>
              </w:rPr>
              <w:t>Flujo alterno:</w:t>
            </w:r>
            <w:r w:rsidRPr="00F86F88">
              <w:rPr>
                <w:rFonts w:asciiTheme="minorHAnsi" w:hAnsiTheme="minorHAnsi" w:cstheme="minorHAnsi"/>
                <w:sz w:val="18"/>
                <w:szCs w:val="18"/>
              </w:rPr>
              <w:t xml:space="preserve"> “Modificar Personal”</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selecciona el cliente a editar y la opción "Modificar".</w:t>
            </w:r>
          </w:p>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un formulario con los datos del empleado registrado:</w:t>
            </w:r>
          </w:p>
          <w:p w:rsidR="00F86F88" w:rsidRPr="00F86F88" w:rsidRDefault="00F86F88" w:rsidP="00F86F88">
            <w:pPr>
              <w:numPr>
                <w:ilvl w:val="1"/>
                <w:numId w:val="21"/>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Datos personales:</w:t>
            </w:r>
          </w:p>
          <w:p w:rsidR="00F86F88" w:rsidRPr="00F86F88" w:rsidRDefault="00F86F88" w:rsidP="00A2760E">
            <w:pPr>
              <w:spacing w:line="312" w:lineRule="auto"/>
              <w:ind w:left="1440"/>
              <w:jc w:val="left"/>
              <w:rPr>
                <w:rFonts w:asciiTheme="minorHAnsi" w:hAnsiTheme="minorHAnsi" w:cstheme="minorHAnsi"/>
                <w:sz w:val="18"/>
                <w:szCs w:val="18"/>
              </w:rPr>
            </w:pPr>
            <w:r w:rsidRPr="00F86F88">
              <w:rPr>
                <w:rFonts w:asciiTheme="minorHAnsi" w:hAnsiTheme="minorHAnsi" w:cstheme="minorHAnsi"/>
                <w:sz w:val="18"/>
                <w:szCs w:val="18"/>
              </w:rPr>
              <w:t xml:space="preserve">No editables:   DNI </w:t>
            </w:r>
          </w:p>
          <w:p w:rsidR="00F86F88" w:rsidRPr="00F86F88" w:rsidRDefault="00F86F88" w:rsidP="00A2760E">
            <w:pPr>
              <w:spacing w:line="312" w:lineRule="auto"/>
              <w:ind w:left="1440"/>
              <w:jc w:val="left"/>
              <w:rPr>
                <w:rFonts w:asciiTheme="minorHAnsi" w:hAnsiTheme="minorHAnsi" w:cstheme="minorHAnsi"/>
                <w:sz w:val="18"/>
                <w:szCs w:val="18"/>
              </w:rPr>
            </w:pPr>
            <w:r w:rsidRPr="00F86F88">
              <w:rPr>
                <w:rFonts w:asciiTheme="minorHAnsi" w:hAnsiTheme="minorHAnsi" w:cstheme="minorHAnsi"/>
                <w:sz w:val="18"/>
                <w:szCs w:val="18"/>
              </w:rPr>
              <w:t>Editables: Cargo del empleado, Nombres, Apellido Paterno, Apellido Materno, Correo Electrónico, RUC, Teléfono, Celular, Dirección, País, Ciudad, Distrito.</w:t>
            </w:r>
          </w:p>
          <w:p w:rsidR="00F86F88" w:rsidRPr="00F86F88" w:rsidRDefault="00F86F88" w:rsidP="00F86F88">
            <w:pPr>
              <w:numPr>
                <w:ilvl w:val="1"/>
                <w:numId w:val="21"/>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Detalle del trabajo:</w:t>
            </w:r>
          </w:p>
          <w:p w:rsidR="00F86F88" w:rsidRPr="00F86F88" w:rsidRDefault="00F86F88" w:rsidP="00A2760E">
            <w:pPr>
              <w:spacing w:line="312" w:lineRule="auto"/>
              <w:ind w:left="1440"/>
              <w:jc w:val="left"/>
              <w:rPr>
                <w:rFonts w:asciiTheme="minorHAnsi" w:hAnsiTheme="minorHAnsi" w:cstheme="minorHAnsi"/>
                <w:sz w:val="18"/>
                <w:szCs w:val="18"/>
              </w:rPr>
            </w:pPr>
            <w:r w:rsidRPr="00F86F88">
              <w:rPr>
                <w:rFonts w:asciiTheme="minorHAnsi" w:hAnsiTheme="minorHAnsi" w:cstheme="minorHAnsi"/>
                <w:sz w:val="18"/>
                <w:szCs w:val="18"/>
              </w:rPr>
              <w:t>Editables: Estado,  Horario de trabajo, Hora de entrada, Hora de salida, Horas diarias o jornal.</w:t>
            </w:r>
          </w:p>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actualiza la información de los campos que considere necesario a excepción de los campos no editables y selecciona la opción "Aceptar".</w:t>
            </w:r>
          </w:p>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un mensaje solicitando la confirmación de la opción seleccionada: "¿Desea confirmar la acción anterior?".</w:t>
            </w:r>
          </w:p>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selecciona la opción "Aceptar".</w:t>
            </w:r>
          </w:p>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se refresca y muestra el formulario actualizado".</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hideMark/>
          </w:tcPr>
          <w:p w:rsidR="00F86F88" w:rsidRPr="00F86F88" w:rsidRDefault="00F86F88" w:rsidP="00A2760E">
            <w:pPr>
              <w:spacing w:line="312" w:lineRule="auto"/>
              <w:rPr>
                <w:rFonts w:asciiTheme="minorHAnsi" w:hAnsiTheme="minorHAnsi" w:cstheme="minorHAnsi"/>
                <w:sz w:val="18"/>
                <w:szCs w:val="18"/>
              </w:rPr>
            </w:pPr>
            <w:r w:rsidRPr="00F86F88">
              <w:rPr>
                <w:rFonts w:asciiTheme="minorHAnsi" w:hAnsiTheme="minorHAnsi" w:cstheme="minorHAnsi"/>
                <w:b/>
                <w:sz w:val="18"/>
                <w:szCs w:val="18"/>
              </w:rPr>
              <w:t xml:space="preserve">Flujo Alterno: </w:t>
            </w:r>
            <w:r w:rsidRPr="00F86F88">
              <w:rPr>
                <w:rFonts w:asciiTheme="minorHAnsi" w:hAnsiTheme="minorHAnsi" w:cstheme="minorHAnsi"/>
                <w:sz w:val="18"/>
                <w:szCs w:val="18"/>
              </w:rPr>
              <w:t>”Eliminar empleado”</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hideMark/>
          </w:tcPr>
          <w:p w:rsidR="00F86F88" w:rsidRPr="00F86F88" w:rsidRDefault="00F86F88" w:rsidP="00F86F88">
            <w:pPr>
              <w:numPr>
                <w:ilvl w:val="0"/>
                <w:numId w:val="22"/>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selecciona el empleado a eliminar en la grilla de resultados y la opción "Eliminar".</w:t>
            </w:r>
          </w:p>
          <w:p w:rsidR="00F86F88" w:rsidRPr="00F86F88" w:rsidRDefault="00F86F88" w:rsidP="00F86F88">
            <w:pPr>
              <w:numPr>
                <w:ilvl w:val="0"/>
                <w:numId w:val="22"/>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un mensaje solicitando la conformidad de la acción: "¿Desea eliminar el cliente del sistema?".</w:t>
            </w:r>
          </w:p>
          <w:p w:rsidR="00F86F88" w:rsidRPr="00F86F88" w:rsidRDefault="00F86F88" w:rsidP="00F86F88">
            <w:pPr>
              <w:numPr>
                <w:ilvl w:val="0"/>
                <w:numId w:val="22"/>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selecciona la opción "Aceptar".</w:t>
            </w:r>
          </w:p>
          <w:p w:rsidR="00F86F88" w:rsidRPr="00F86F88" w:rsidRDefault="00F86F88" w:rsidP="00F86F88">
            <w:pPr>
              <w:numPr>
                <w:ilvl w:val="0"/>
                <w:numId w:val="22"/>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elimina lógicamente la cuenta.</w:t>
            </w:r>
          </w:p>
        </w:tc>
      </w:tr>
    </w:tbl>
    <w:p w:rsidR="00F600D6" w:rsidRDefault="00F600D6" w:rsidP="005144C5">
      <w:pPr>
        <w:tabs>
          <w:tab w:val="num" w:pos="851"/>
        </w:tabs>
        <w:spacing w:line="276" w:lineRule="auto"/>
        <w:ind w:left="426"/>
        <w:rPr>
          <w:sz w:val="22"/>
          <w:szCs w:val="22"/>
          <w:lang w:eastAsia="ja-JP"/>
        </w:rPr>
        <w:sectPr w:rsidR="00F600D6" w:rsidSect="000242FA">
          <w:pgSz w:w="11907" w:h="16840" w:code="9"/>
          <w:pgMar w:top="1418" w:right="1418" w:bottom="1418" w:left="2268" w:header="709" w:footer="709" w:gutter="0"/>
          <w:cols w:space="708"/>
          <w:docGrid w:linePitch="360"/>
        </w:sectPr>
      </w:pPr>
    </w:p>
    <w:p w:rsidR="00F86F88" w:rsidRPr="00453943" w:rsidRDefault="00372591" w:rsidP="00453943">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709" w:name="_Toc342249985"/>
      <w:r w:rsidRPr="00453943">
        <w:rPr>
          <w:rFonts w:asciiTheme="minorHAnsi" w:hAnsiTheme="minorHAnsi" w:cstheme="minorHAnsi"/>
          <w:b/>
          <w:lang w:val="es-ES_tradnl" w:eastAsia="ja-JP"/>
        </w:rPr>
        <w:lastRenderedPageBreak/>
        <w:t>Matriz de Trazabilidad</w:t>
      </w:r>
      <w:bookmarkEnd w:id="709"/>
    </w:p>
    <w:p w:rsidR="00372591" w:rsidRPr="00453943" w:rsidRDefault="00453943" w:rsidP="005144C5">
      <w:pPr>
        <w:tabs>
          <w:tab w:val="num" w:pos="851"/>
        </w:tabs>
        <w:spacing w:line="276" w:lineRule="auto"/>
        <w:ind w:left="426"/>
        <w:rPr>
          <w:sz w:val="22"/>
          <w:szCs w:val="22"/>
          <w:lang w:val="es-ES_tradnl" w:eastAsia="ja-JP"/>
        </w:rPr>
      </w:pPr>
      <w:r w:rsidRPr="00E72D17">
        <w:rPr>
          <w:sz w:val="22"/>
          <w:szCs w:val="22"/>
          <w:lang w:val="es-ES_tradnl" w:eastAsia="ja-JP"/>
        </w:rPr>
        <w:t xml:space="preserve">La matriz de trazabilidad sirve para poder confirmar que los casos de uso presentados satisfacen a los </w:t>
      </w:r>
      <w:r>
        <w:rPr>
          <w:sz w:val="22"/>
          <w:szCs w:val="22"/>
          <w:lang w:val="es-ES_tradnl" w:eastAsia="ja-JP"/>
        </w:rPr>
        <w:t>requisitos</w:t>
      </w:r>
      <w:r w:rsidRPr="00E72D17">
        <w:rPr>
          <w:sz w:val="22"/>
          <w:szCs w:val="22"/>
          <w:lang w:val="es-ES_tradnl" w:eastAsia="ja-JP"/>
        </w:rPr>
        <w:t xml:space="preserve"> funcionales</w:t>
      </w:r>
      <w:r w:rsidR="00EC4BCC">
        <w:rPr>
          <w:sz w:val="22"/>
          <w:szCs w:val="22"/>
          <w:lang w:val="es-ES_tradnl" w:eastAsia="ja-JP"/>
        </w:rPr>
        <w:t xml:space="preserve"> como se muestra en la tabla 3.3.</w:t>
      </w:r>
    </w:p>
    <w:tbl>
      <w:tblPr>
        <w:tblW w:w="13540" w:type="dxa"/>
        <w:tblInd w:w="55" w:type="dxa"/>
        <w:tblCellMar>
          <w:left w:w="70" w:type="dxa"/>
          <w:right w:w="70" w:type="dxa"/>
        </w:tblCellMar>
        <w:tblLook w:val="04A0" w:firstRow="1" w:lastRow="0" w:firstColumn="1" w:lastColumn="0" w:noHBand="0" w:noVBand="1"/>
      </w:tblPr>
      <w:tblGrid>
        <w:gridCol w:w="700"/>
        <w:gridCol w:w="940"/>
        <w:gridCol w:w="700"/>
        <w:gridCol w:w="700"/>
        <w:gridCol w:w="700"/>
        <w:gridCol w:w="700"/>
        <w:gridCol w:w="700"/>
        <w:gridCol w:w="700"/>
        <w:gridCol w:w="700"/>
        <w:gridCol w:w="700"/>
        <w:gridCol w:w="700"/>
        <w:gridCol w:w="700"/>
        <w:gridCol w:w="700"/>
        <w:gridCol w:w="700"/>
        <w:gridCol w:w="700"/>
        <w:gridCol w:w="700"/>
        <w:gridCol w:w="700"/>
        <w:gridCol w:w="700"/>
        <w:gridCol w:w="700"/>
      </w:tblGrid>
      <w:tr w:rsidR="00F600D6" w:rsidRPr="00F600D6" w:rsidTr="00F600D6">
        <w:trPr>
          <w:trHeight w:val="198"/>
        </w:trPr>
        <w:tc>
          <w:tcPr>
            <w:tcW w:w="164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bottom"/>
            <w:hideMark/>
          </w:tcPr>
          <w:p w:rsidR="00F600D6" w:rsidRPr="00F600D6" w:rsidRDefault="00F600D6" w:rsidP="00A2760E">
            <w:pPr>
              <w:jc w:val="center"/>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 </w:t>
            </w:r>
          </w:p>
        </w:tc>
        <w:tc>
          <w:tcPr>
            <w:tcW w:w="11900" w:type="dxa"/>
            <w:gridSpan w:val="17"/>
            <w:tcBorders>
              <w:top w:val="single" w:sz="4" w:space="0" w:color="auto"/>
              <w:left w:val="nil"/>
              <w:bottom w:val="single" w:sz="4" w:space="0" w:color="auto"/>
              <w:right w:val="single" w:sz="4" w:space="0" w:color="auto"/>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Casos de uso</w:t>
            </w:r>
          </w:p>
        </w:tc>
      </w:tr>
      <w:tr w:rsidR="00F600D6" w:rsidRPr="00F600D6" w:rsidTr="00F600D6">
        <w:trPr>
          <w:trHeight w:val="272"/>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4900" w:type="dxa"/>
            <w:gridSpan w:val="7"/>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Administración</w:t>
            </w:r>
          </w:p>
        </w:tc>
        <w:tc>
          <w:tcPr>
            <w:tcW w:w="2800" w:type="dxa"/>
            <w:gridSpan w:val="4"/>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Venta</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Compras</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Almacén</w:t>
            </w:r>
          </w:p>
        </w:tc>
      </w:tr>
      <w:tr w:rsidR="00F600D6" w:rsidRPr="00F600D6" w:rsidTr="00F600D6">
        <w:trPr>
          <w:trHeight w:val="119"/>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CU07</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CU08</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CU09</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CU10</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CU17</w:t>
            </w:r>
          </w:p>
        </w:tc>
      </w:tr>
      <w:tr w:rsidR="00F600D6" w:rsidRPr="00F600D6" w:rsidTr="00A2760E">
        <w:trPr>
          <w:trHeight w:val="138"/>
        </w:trPr>
        <w:tc>
          <w:tcPr>
            <w:tcW w:w="7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F600D6" w:rsidRPr="00F600D6" w:rsidRDefault="00F600D6" w:rsidP="00A2760E">
            <w:pPr>
              <w:jc w:val="center"/>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Requisitos funcionales</w:t>
            </w: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ADM01</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210E7"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25"/>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ADM02</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44"/>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ADM03</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210E7"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32"/>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ADM04</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64"/>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ADM05</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09"/>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ADM06</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85"/>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ADM07</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43"/>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ADM08</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841A7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37"/>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ADM09</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26"/>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ADM10</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4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VENT01</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06"/>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VENT02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93"/>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177"/>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124"/>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76"/>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38"/>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61"/>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23"/>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5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01"/>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7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F600D6">
            <w:pPr>
              <w:keepNext/>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r>
    </w:tbl>
    <w:p w:rsidR="00F600D6" w:rsidRDefault="00F600D6" w:rsidP="00F600D6">
      <w:pPr>
        <w:pStyle w:val="Epgrafe"/>
        <w:jc w:val="center"/>
      </w:pPr>
      <w:bookmarkStart w:id="710" w:name="_Toc348197063"/>
      <w:r>
        <w:t xml:space="preserve">Tabla </w:t>
      </w:r>
      <w:r>
        <w:fldChar w:fldCharType="begin"/>
      </w:r>
      <w:r>
        <w:instrText xml:space="preserve"> STYLEREF 1 \s </w:instrText>
      </w:r>
      <w:r>
        <w:fldChar w:fldCharType="separate"/>
      </w:r>
      <w:r w:rsidR="00213F48">
        <w:rPr>
          <w:noProof/>
        </w:rPr>
        <w:t>3</w:t>
      </w:r>
      <w:r>
        <w:fldChar w:fldCharType="end"/>
      </w:r>
      <w:r>
        <w:t>.</w:t>
      </w:r>
      <w:r>
        <w:fldChar w:fldCharType="begin"/>
      </w:r>
      <w:r>
        <w:instrText xml:space="preserve"> SEQ Tabla \* ARABIC \s 1 </w:instrText>
      </w:r>
      <w:r>
        <w:fldChar w:fldCharType="separate"/>
      </w:r>
      <w:r w:rsidR="00213F48">
        <w:rPr>
          <w:noProof/>
        </w:rPr>
        <w:t>3</w:t>
      </w:r>
      <w:r>
        <w:fldChar w:fldCharType="end"/>
      </w:r>
      <w:r>
        <w:t>: Matriz de trazabilidad</w:t>
      </w:r>
      <w:bookmarkEnd w:id="710"/>
    </w:p>
    <w:p w:rsidR="00F600D6" w:rsidRDefault="001B5C8B" w:rsidP="001B5C8B">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711" w:name="_Toc342249986"/>
      <w:r w:rsidRPr="001B5C8B">
        <w:rPr>
          <w:rFonts w:asciiTheme="minorHAnsi" w:hAnsiTheme="minorHAnsi" w:cstheme="minorHAnsi"/>
          <w:b/>
          <w:lang w:val="es-ES_tradnl" w:eastAsia="ja-JP"/>
        </w:rPr>
        <w:lastRenderedPageBreak/>
        <w:t>Diagrama de Clases</w:t>
      </w:r>
      <w:bookmarkEnd w:id="711"/>
    </w:p>
    <w:p w:rsidR="001B5C8B" w:rsidRPr="001B5C8B" w:rsidRDefault="001B5C8B" w:rsidP="001B5C8B">
      <w:pPr>
        <w:tabs>
          <w:tab w:val="num" w:pos="851"/>
        </w:tabs>
        <w:spacing w:line="276" w:lineRule="auto"/>
        <w:ind w:left="426"/>
        <w:rPr>
          <w:sz w:val="22"/>
          <w:szCs w:val="22"/>
          <w:lang w:val="es-ES_tradnl" w:eastAsia="ja-JP"/>
        </w:rPr>
      </w:pPr>
      <w:r w:rsidRPr="001B5C8B">
        <w:rPr>
          <w:sz w:val="22"/>
          <w:szCs w:val="22"/>
          <w:lang w:val="es-ES_tradnl" w:eastAsia="ja-JP"/>
        </w:rPr>
        <w:t>Se presenta en la figura 3.1 el diagrama de clases que va a tener el sistema Web y también se muestra la relación que existe entre las clases existentes. Este diagrama de clases se diseñó a partir de los casos de uso ya mencionados, verificando si se cumple con requisitos del sistema de cafeterías.</w:t>
      </w:r>
    </w:p>
    <w:p w:rsidR="001B5C8B" w:rsidRPr="0068499E" w:rsidRDefault="00B14580" w:rsidP="0068499E">
      <w:pPr>
        <w:tabs>
          <w:tab w:val="num" w:pos="851"/>
        </w:tabs>
        <w:spacing w:line="276" w:lineRule="auto"/>
        <w:ind w:left="426"/>
        <w:rPr>
          <w:sz w:val="22"/>
          <w:szCs w:val="22"/>
          <w:lang w:val="es-ES_tradnl" w:eastAsia="ja-JP"/>
        </w:rPr>
      </w:pPr>
      <w:r>
        <w:rPr>
          <w:noProof/>
          <w:lang w:val="es-PE" w:eastAsia="es-PE"/>
        </w:rPr>
        <mc:AlternateContent>
          <mc:Choice Requires="wps">
            <w:drawing>
              <wp:anchor distT="0" distB="0" distL="114300" distR="114300" simplePos="0" relativeHeight="251669504" behindDoc="0" locked="0" layoutInCell="1" allowOverlap="1" wp14:anchorId="4F342AC3" wp14:editId="1F594B77">
                <wp:simplePos x="0" y="0"/>
                <wp:positionH relativeFrom="column">
                  <wp:posOffset>156845</wp:posOffset>
                </wp:positionH>
                <wp:positionV relativeFrom="paragraph">
                  <wp:posOffset>4427855</wp:posOffset>
                </wp:positionV>
                <wp:extent cx="8989060" cy="635"/>
                <wp:effectExtent l="0" t="0" r="0" b="0"/>
                <wp:wrapNone/>
                <wp:docPr id="8" name="8 Cuadro de texto"/>
                <wp:cNvGraphicFramePr/>
                <a:graphic xmlns:a="http://schemas.openxmlformats.org/drawingml/2006/main">
                  <a:graphicData uri="http://schemas.microsoft.com/office/word/2010/wordprocessingShape">
                    <wps:wsp>
                      <wps:cNvSpPr txBox="1"/>
                      <wps:spPr>
                        <a:xfrm>
                          <a:off x="0" y="0"/>
                          <a:ext cx="8989060" cy="635"/>
                        </a:xfrm>
                        <a:prstGeom prst="rect">
                          <a:avLst/>
                        </a:prstGeom>
                        <a:solidFill>
                          <a:prstClr val="white"/>
                        </a:solidFill>
                        <a:ln>
                          <a:noFill/>
                        </a:ln>
                        <a:effectLst/>
                      </wps:spPr>
                      <wps:txbx>
                        <w:txbxContent>
                          <w:p w:rsidR="009F23A1" w:rsidRPr="005663FB" w:rsidRDefault="009F23A1" w:rsidP="00B14580">
                            <w:pPr>
                              <w:pStyle w:val="Epgrafe"/>
                              <w:jc w:val="center"/>
                              <w:rPr>
                                <w:rFonts w:ascii="Calibri" w:eastAsia="Calibri" w:hAnsi="Calibri"/>
                                <w:noProof/>
                              </w:rPr>
                            </w:pPr>
                            <w:bookmarkStart w:id="712" w:name="_Toc348197052"/>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2</w:t>
                            </w:r>
                            <w:r>
                              <w:fldChar w:fldCharType="end"/>
                            </w:r>
                            <w:r>
                              <w:t>: Diagrama de Clases</w:t>
                            </w:r>
                            <w:bookmarkEnd w:id="7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8 Cuadro de texto" o:spid="_x0000_s1028" type="#_x0000_t202" style="position:absolute;left:0;text-align:left;margin-left:12.35pt;margin-top:348.65pt;width:707.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" stroked="f">
                <v:textbox style="mso-fit-shape-to-text:t" inset="0,0,0,0">
                  <w:txbxContent>
                    <w:p w:rsidR="009F23A1" w:rsidRPr="005663FB" w:rsidRDefault="009F23A1" w:rsidP="00B14580">
                      <w:pPr>
                        <w:pStyle w:val="Epgrafe"/>
                        <w:jc w:val="center"/>
                        <w:rPr>
                          <w:rFonts w:ascii="Calibri" w:eastAsia="Calibri" w:hAnsi="Calibri"/>
                          <w:noProof/>
                        </w:rPr>
                      </w:pPr>
                      <w:bookmarkStart w:id="713" w:name="_Toc348197052"/>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2</w:t>
                      </w:r>
                      <w:r>
                        <w:fldChar w:fldCharType="end"/>
                      </w:r>
                      <w:r>
                        <w:t>: Diagrama de Clases</w:t>
                      </w:r>
                      <w:bookmarkEnd w:id="713"/>
                    </w:p>
                  </w:txbxContent>
                </v:textbox>
              </v:shape>
            </w:pict>
          </mc:Fallback>
        </mc:AlternateContent>
      </w:r>
      <w:r>
        <w:rPr>
          <w:noProof/>
          <w:lang w:val="es-PE" w:eastAsia="es-PE"/>
        </w:rPr>
        <w:drawing>
          <wp:anchor distT="0" distB="0" distL="114300" distR="114300" simplePos="0" relativeHeight="251667456" behindDoc="1" locked="0" layoutInCell="1" allowOverlap="1" wp14:anchorId="3FB0D8CA" wp14:editId="7E799EF0">
            <wp:simplePos x="0" y="0"/>
            <wp:positionH relativeFrom="column">
              <wp:posOffset>156845</wp:posOffset>
            </wp:positionH>
            <wp:positionV relativeFrom="paragraph">
              <wp:posOffset>217805</wp:posOffset>
            </wp:positionV>
            <wp:extent cx="8989060" cy="4152900"/>
            <wp:effectExtent l="0" t="0" r="254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rotWithShape="1">
                    <a:blip r:embed="rId16" cstate="print">
                      <a:extLst>
                        <a:ext uri="{28A0092B-C50C-407E-A947-70E740481C1C}">
                          <a14:useLocalDpi xmlns:a14="http://schemas.microsoft.com/office/drawing/2010/main" val="0"/>
                        </a:ext>
                      </a:extLst>
                    </a:blip>
                    <a:srcRect l="1287" t="1643" r="832" b="1437"/>
                    <a:stretch/>
                  </pic:blipFill>
                  <pic:spPr bwMode="auto">
                    <a:xfrm>
                      <a:off x="0" y="0"/>
                      <a:ext cx="8989060" cy="415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Default="001B5C8B" w:rsidP="00F600D6"/>
    <w:p w:rsidR="001B5C8B" w:rsidRPr="00F600D6" w:rsidRDefault="001B5C8B" w:rsidP="00F600D6">
      <w:pPr>
        <w:sectPr w:rsidR="001B5C8B" w:rsidRPr="00F600D6" w:rsidSect="00F600D6">
          <w:pgSz w:w="16840" w:h="11907" w:orient="landscape" w:code="9"/>
          <w:pgMar w:top="1418" w:right="1418" w:bottom="2268" w:left="1418" w:header="709" w:footer="709" w:gutter="0"/>
          <w:cols w:space="708"/>
          <w:docGrid w:linePitch="360"/>
        </w:sectPr>
      </w:pPr>
    </w:p>
    <w:p w:rsidR="001B5C8B" w:rsidRDefault="001B5C8B" w:rsidP="001B5C8B">
      <w:pPr>
        <w:pStyle w:val="Prrafodelista"/>
        <w:tabs>
          <w:tab w:val="left" w:pos="709"/>
        </w:tabs>
        <w:ind w:left="851"/>
        <w:outlineLvl w:val="2"/>
        <w:rPr>
          <w:rFonts w:asciiTheme="minorHAnsi" w:hAnsiTheme="minorHAnsi" w:cstheme="minorHAnsi"/>
          <w:b/>
          <w:lang w:val="es-ES_tradnl" w:eastAsia="ja-JP"/>
        </w:rPr>
      </w:pPr>
    </w:p>
    <w:p w:rsidR="00372591" w:rsidRPr="00CF73F1" w:rsidRDefault="00CF73F1" w:rsidP="00CF73F1">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714" w:name="_Toc342249987"/>
      <w:r w:rsidRPr="00CF73F1">
        <w:rPr>
          <w:rFonts w:asciiTheme="minorHAnsi" w:hAnsiTheme="minorHAnsi" w:cstheme="minorHAnsi"/>
          <w:b/>
          <w:lang w:val="es-ES_tradnl" w:eastAsia="ja-JP"/>
        </w:rPr>
        <w:t>Prototipos de interfaz</w:t>
      </w:r>
      <w:bookmarkEnd w:id="714"/>
    </w:p>
    <w:p w:rsidR="00CF73F1" w:rsidRPr="00CF73F1" w:rsidRDefault="00CF73F1" w:rsidP="00CF73F1">
      <w:pPr>
        <w:tabs>
          <w:tab w:val="num" w:pos="851"/>
        </w:tabs>
        <w:spacing w:line="276" w:lineRule="auto"/>
        <w:ind w:left="426"/>
        <w:rPr>
          <w:sz w:val="22"/>
          <w:szCs w:val="22"/>
          <w:lang w:val="es-ES_tradnl" w:eastAsia="ja-JP"/>
        </w:rPr>
      </w:pPr>
      <w:r w:rsidRPr="00CF73F1">
        <w:rPr>
          <w:sz w:val="22"/>
          <w:szCs w:val="22"/>
          <w:lang w:val="es-ES_tradnl" w:eastAsia="ja-JP"/>
        </w:rPr>
        <w:t xml:space="preserve">Se muestra los principales prototipos de los módulos de compras, ventas, almacén y administración que son una versión previa al sistema. Los prototipos son de gran ayuda para visualizar de manera previa el diseño que tiene el sistema; además, se puede observar si se cumplen con los casos de uso correspondiente. Los prototipos completos se encuentran en el anexo 4. </w:t>
      </w:r>
    </w:p>
    <w:p w:rsidR="00EC4BCC" w:rsidRDefault="00EC4BCC" w:rsidP="005144C5">
      <w:pPr>
        <w:tabs>
          <w:tab w:val="num" w:pos="851"/>
        </w:tabs>
        <w:spacing w:line="276" w:lineRule="auto"/>
        <w:ind w:left="426"/>
        <w:rPr>
          <w:sz w:val="22"/>
          <w:szCs w:val="22"/>
          <w:lang w:eastAsia="ja-JP"/>
        </w:rPr>
      </w:pPr>
    </w:p>
    <w:p w:rsidR="002229EF" w:rsidRDefault="00BF4A8A" w:rsidP="002229EF">
      <w:pPr>
        <w:keepNext/>
        <w:tabs>
          <w:tab w:val="num" w:pos="851"/>
        </w:tabs>
        <w:spacing w:line="276" w:lineRule="auto"/>
        <w:ind w:left="426"/>
      </w:pPr>
      <w:r>
        <w:rPr>
          <w:noProof/>
          <w:lang w:val="es-PE" w:eastAsia="es-PE"/>
        </w:rPr>
        <w:drawing>
          <wp:inline distT="0" distB="0" distL="0" distR="0" wp14:anchorId="06E780BB" wp14:editId="7A4247A4">
            <wp:extent cx="4667250" cy="2847975"/>
            <wp:effectExtent l="0" t="0" r="0" b="952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son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69477" cy="2849334"/>
                    </a:xfrm>
                    <a:prstGeom prst="rect">
                      <a:avLst/>
                    </a:prstGeom>
                  </pic:spPr>
                </pic:pic>
              </a:graphicData>
            </a:graphic>
          </wp:inline>
        </w:drawing>
      </w:r>
    </w:p>
    <w:p w:rsidR="00BF4A8A" w:rsidRDefault="002229EF" w:rsidP="002229EF">
      <w:pPr>
        <w:pStyle w:val="Epgrafe"/>
        <w:jc w:val="center"/>
        <w:rPr>
          <w:sz w:val="22"/>
          <w:szCs w:val="22"/>
          <w:lang w:eastAsia="ja-JP"/>
        </w:rPr>
      </w:pPr>
      <w:bookmarkStart w:id="715" w:name="_Toc348197053"/>
      <w:r>
        <w:t xml:space="preserve">Figura </w:t>
      </w:r>
      <w:r w:rsidR="008E1D53">
        <w:fldChar w:fldCharType="begin"/>
      </w:r>
      <w:r w:rsidR="008E1D53">
        <w:instrText xml:space="preserve"> STYLEREF 1 \s </w:instrText>
      </w:r>
      <w:r w:rsidR="008E1D53">
        <w:fldChar w:fldCharType="separate"/>
      </w:r>
      <w:r w:rsidR="00213F48">
        <w:rPr>
          <w:noProof/>
        </w:rPr>
        <w:t>3</w:t>
      </w:r>
      <w:r w:rsidR="008E1D53">
        <w:fldChar w:fldCharType="end"/>
      </w:r>
      <w:r w:rsidR="008E1D53">
        <w:t>.</w:t>
      </w:r>
      <w:r w:rsidR="008E1D53">
        <w:fldChar w:fldCharType="begin"/>
      </w:r>
      <w:r w:rsidR="008E1D53">
        <w:instrText xml:space="preserve"> SEQ Figura \* ARABIC \s 1 </w:instrText>
      </w:r>
      <w:r w:rsidR="008E1D53">
        <w:fldChar w:fldCharType="separate"/>
      </w:r>
      <w:r w:rsidR="00213F48">
        <w:rPr>
          <w:noProof/>
        </w:rPr>
        <w:t>3</w:t>
      </w:r>
      <w:r w:rsidR="008E1D53">
        <w:fldChar w:fldCharType="end"/>
      </w:r>
      <w:r>
        <w:t>: Prototipo del sistema</w:t>
      </w:r>
      <w:bookmarkEnd w:id="715"/>
    </w:p>
    <w:p w:rsidR="007B4ECF" w:rsidRPr="007B4ECF" w:rsidRDefault="007B4ECF" w:rsidP="007B4ECF">
      <w:pPr>
        <w:tabs>
          <w:tab w:val="num" w:pos="851"/>
        </w:tabs>
        <w:spacing w:line="276" w:lineRule="auto"/>
        <w:ind w:left="426"/>
        <w:rPr>
          <w:sz w:val="22"/>
          <w:szCs w:val="22"/>
          <w:lang w:eastAsia="ja-JP"/>
        </w:rPr>
      </w:pPr>
    </w:p>
    <w:p w:rsidR="007B4ECF" w:rsidRPr="007B4ECF" w:rsidRDefault="007B4ECF" w:rsidP="007B4ECF">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716" w:name="_Toc342249988"/>
      <w:r w:rsidRPr="007B4ECF">
        <w:rPr>
          <w:rFonts w:asciiTheme="minorHAnsi" w:hAnsiTheme="minorHAnsi" w:cstheme="minorHAnsi"/>
          <w:b/>
          <w:lang w:val="es-ES_tradnl" w:eastAsia="ja-JP"/>
        </w:rPr>
        <w:t>Diagrama de estados</w:t>
      </w:r>
      <w:bookmarkEnd w:id="716"/>
    </w:p>
    <w:p w:rsidR="00743012" w:rsidRPr="00743012" w:rsidRDefault="00743012" w:rsidP="00743012">
      <w:pPr>
        <w:tabs>
          <w:tab w:val="num" w:pos="851"/>
        </w:tabs>
        <w:spacing w:line="276" w:lineRule="auto"/>
        <w:ind w:left="426"/>
        <w:rPr>
          <w:sz w:val="22"/>
          <w:szCs w:val="22"/>
          <w:lang w:val="es-ES_tradnl" w:eastAsia="ja-JP"/>
        </w:rPr>
      </w:pPr>
      <w:r w:rsidRPr="00743012">
        <w:rPr>
          <w:sz w:val="22"/>
          <w:szCs w:val="22"/>
          <w:lang w:val="es-ES_tradnl" w:eastAsia="ja-JP"/>
        </w:rPr>
        <w:t>A continuación se le presenta los diagramas de estado, en donde se puede observar los diferentes estados que tienen los diferentes objetos. Estos diagramas nos ayudan visualizar el comportamiento de un objeto con respecto a diferentes acciones.</w:t>
      </w:r>
    </w:p>
    <w:p w:rsidR="00743012" w:rsidRDefault="00743012" w:rsidP="005144C5">
      <w:pPr>
        <w:tabs>
          <w:tab w:val="num" w:pos="851"/>
        </w:tabs>
        <w:spacing w:line="276" w:lineRule="auto"/>
        <w:ind w:left="426"/>
        <w:rPr>
          <w:sz w:val="22"/>
          <w:szCs w:val="22"/>
          <w:lang w:val="es-ES_tradnl" w:eastAsia="ja-JP"/>
        </w:rPr>
      </w:pPr>
    </w:p>
    <w:p w:rsidR="00743012" w:rsidRDefault="00743012" w:rsidP="00B14580">
      <w:pPr>
        <w:pStyle w:val="Prrafodelista"/>
        <w:numPr>
          <w:ilvl w:val="0"/>
          <w:numId w:val="10"/>
        </w:numPr>
        <w:jc w:val="both"/>
        <w:rPr>
          <w:rFonts w:ascii="Arial" w:hAnsi="Arial" w:cs="Arial"/>
          <w:lang w:val="es-ES_tradnl"/>
        </w:rPr>
      </w:pPr>
      <w:r w:rsidRPr="00B14580">
        <w:rPr>
          <w:rFonts w:ascii="Arial" w:hAnsi="Arial" w:cs="Arial"/>
          <w:lang w:val="es-ES_tradnl"/>
        </w:rPr>
        <w:t>Diagrama de estado de empleado</w:t>
      </w:r>
    </w:p>
    <w:p w:rsidR="00633728" w:rsidRDefault="00633728" w:rsidP="00633728">
      <w:pPr>
        <w:pStyle w:val="Prrafodelista"/>
        <w:keepNext/>
        <w:jc w:val="both"/>
      </w:pPr>
      <w:r>
        <w:rPr>
          <w:noProof/>
          <w:lang w:val="es-PE" w:eastAsia="es-PE"/>
        </w:rPr>
        <w:drawing>
          <wp:inline distT="0" distB="0" distL="0" distR="0" wp14:anchorId="2217CA05" wp14:editId="05ADF31E">
            <wp:extent cx="5026994" cy="1933575"/>
            <wp:effectExtent l="0" t="0" r="254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6820" cy="1937354"/>
                    </a:xfrm>
                    <a:prstGeom prst="rect">
                      <a:avLst/>
                    </a:prstGeom>
                  </pic:spPr>
                </pic:pic>
              </a:graphicData>
            </a:graphic>
          </wp:inline>
        </w:drawing>
      </w:r>
    </w:p>
    <w:p w:rsidR="00633728" w:rsidRDefault="00633728" w:rsidP="00633728">
      <w:pPr>
        <w:pStyle w:val="Epgrafe"/>
        <w:jc w:val="center"/>
        <w:rPr>
          <w:rFonts w:cs="Arial"/>
          <w:lang w:val="es-ES_tradnl"/>
        </w:rPr>
      </w:pPr>
      <w:bookmarkStart w:id="717" w:name="_Toc348197054"/>
      <w:r>
        <w:t xml:space="preserve">Figura </w:t>
      </w:r>
      <w:r w:rsidR="008E1D53">
        <w:fldChar w:fldCharType="begin"/>
      </w:r>
      <w:r w:rsidR="008E1D53">
        <w:instrText xml:space="preserve"> STYLEREF 1 \s </w:instrText>
      </w:r>
      <w:r w:rsidR="008E1D53">
        <w:fldChar w:fldCharType="separate"/>
      </w:r>
      <w:r w:rsidR="00213F48">
        <w:rPr>
          <w:noProof/>
        </w:rPr>
        <w:t>3</w:t>
      </w:r>
      <w:r w:rsidR="008E1D53">
        <w:fldChar w:fldCharType="end"/>
      </w:r>
      <w:r w:rsidR="008E1D53">
        <w:t>.</w:t>
      </w:r>
      <w:r w:rsidR="008E1D53">
        <w:fldChar w:fldCharType="begin"/>
      </w:r>
      <w:r w:rsidR="008E1D53">
        <w:instrText xml:space="preserve"> SEQ Figura \* ARABIC \s 1 </w:instrText>
      </w:r>
      <w:r w:rsidR="008E1D53">
        <w:fldChar w:fldCharType="separate"/>
      </w:r>
      <w:r w:rsidR="00213F48">
        <w:rPr>
          <w:noProof/>
        </w:rPr>
        <w:t>4</w:t>
      </w:r>
      <w:r w:rsidR="008E1D53">
        <w:fldChar w:fldCharType="end"/>
      </w:r>
      <w:r>
        <w:t>: Diagrama de estado-Empleado</w:t>
      </w:r>
      <w:bookmarkEnd w:id="717"/>
    </w:p>
    <w:p w:rsidR="00633728" w:rsidRPr="00B14580" w:rsidRDefault="00633728" w:rsidP="00633728">
      <w:pPr>
        <w:pStyle w:val="Prrafodelista"/>
        <w:jc w:val="both"/>
        <w:rPr>
          <w:rFonts w:ascii="Arial" w:hAnsi="Arial" w:cs="Arial"/>
          <w:lang w:val="es-ES_tradnl"/>
        </w:rPr>
      </w:pPr>
    </w:p>
    <w:p w:rsidR="00743012" w:rsidRPr="00B14580" w:rsidRDefault="00743012" w:rsidP="00B14580">
      <w:pPr>
        <w:pStyle w:val="Prrafodelista"/>
        <w:numPr>
          <w:ilvl w:val="0"/>
          <w:numId w:val="10"/>
        </w:numPr>
        <w:jc w:val="both"/>
        <w:rPr>
          <w:rFonts w:ascii="Arial" w:hAnsi="Arial" w:cs="Arial"/>
          <w:lang w:val="es-ES_tradnl"/>
        </w:rPr>
      </w:pPr>
      <w:r w:rsidRPr="00B14580">
        <w:rPr>
          <w:rFonts w:ascii="Arial" w:hAnsi="Arial" w:cs="Arial"/>
          <w:lang w:val="es-ES_tradnl"/>
        </w:rPr>
        <w:lastRenderedPageBreak/>
        <w:t>Diagrama de estado de orden de compra</w:t>
      </w:r>
    </w:p>
    <w:p w:rsidR="00633728" w:rsidRDefault="00633728" w:rsidP="00633728">
      <w:pPr>
        <w:keepNext/>
        <w:tabs>
          <w:tab w:val="num" w:pos="851"/>
        </w:tabs>
        <w:spacing w:line="276" w:lineRule="auto"/>
        <w:ind w:left="426"/>
      </w:pPr>
      <w:r>
        <w:rPr>
          <w:rFonts w:cs="Arial"/>
          <w:noProof/>
          <w:szCs w:val="28"/>
          <w:lang w:val="es-PE" w:eastAsia="es-PE"/>
        </w:rPr>
        <w:drawing>
          <wp:inline distT="0" distB="0" distL="0" distR="0" wp14:anchorId="50FC485B" wp14:editId="79709921">
            <wp:extent cx="5018567" cy="2169042"/>
            <wp:effectExtent l="0" t="0" r="0" b="317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nCompr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820" cy="2176931"/>
                    </a:xfrm>
                    <a:prstGeom prst="rect">
                      <a:avLst/>
                    </a:prstGeom>
                  </pic:spPr>
                </pic:pic>
              </a:graphicData>
            </a:graphic>
          </wp:inline>
        </w:drawing>
      </w:r>
    </w:p>
    <w:p w:rsidR="007B4ECF" w:rsidRDefault="00633728" w:rsidP="00633728">
      <w:pPr>
        <w:pStyle w:val="Epgrafe"/>
        <w:jc w:val="center"/>
        <w:rPr>
          <w:sz w:val="22"/>
          <w:szCs w:val="22"/>
          <w:lang w:eastAsia="ja-JP"/>
        </w:rPr>
      </w:pPr>
      <w:bookmarkStart w:id="718" w:name="_Toc348197055"/>
      <w:r>
        <w:t xml:space="preserve">Figura </w:t>
      </w:r>
      <w:r w:rsidR="008E1D53">
        <w:fldChar w:fldCharType="begin"/>
      </w:r>
      <w:r w:rsidR="008E1D53">
        <w:instrText xml:space="preserve"> STYLEREF 1 \s </w:instrText>
      </w:r>
      <w:r w:rsidR="008E1D53">
        <w:fldChar w:fldCharType="separate"/>
      </w:r>
      <w:r w:rsidR="00213F48">
        <w:rPr>
          <w:noProof/>
        </w:rPr>
        <w:t>3</w:t>
      </w:r>
      <w:r w:rsidR="008E1D53">
        <w:fldChar w:fldCharType="end"/>
      </w:r>
      <w:r w:rsidR="008E1D53">
        <w:t>.</w:t>
      </w:r>
      <w:r w:rsidR="008E1D53">
        <w:fldChar w:fldCharType="begin"/>
      </w:r>
      <w:r w:rsidR="008E1D53">
        <w:instrText xml:space="preserve"> SEQ Figura \* ARABIC \s 1 </w:instrText>
      </w:r>
      <w:r w:rsidR="008E1D53">
        <w:fldChar w:fldCharType="separate"/>
      </w:r>
      <w:r w:rsidR="00213F48">
        <w:rPr>
          <w:noProof/>
        </w:rPr>
        <w:t>5</w:t>
      </w:r>
      <w:r w:rsidR="008E1D53">
        <w:fldChar w:fldCharType="end"/>
      </w:r>
      <w:r>
        <w:t xml:space="preserve">: </w:t>
      </w:r>
      <w:r w:rsidRPr="00F506AD">
        <w:t>Diagrama de estado-Empleado</w:t>
      </w:r>
      <w:bookmarkEnd w:id="718"/>
    </w:p>
    <w:p w:rsidR="00633728" w:rsidRDefault="00633728" w:rsidP="005144C5">
      <w:pPr>
        <w:tabs>
          <w:tab w:val="num" w:pos="851"/>
        </w:tabs>
        <w:spacing w:line="276" w:lineRule="auto"/>
        <w:ind w:left="426"/>
        <w:rPr>
          <w:sz w:val="22"/>
          <w:szCs w:val="22"/>
          <w:lang w:eastAsia="ja-JP"/>
        </w:rPr>
      </w:pPr>
    </w:p>
    <w:p w:rsidR="00633728" w:rsidRDefault="00633728" w:rsidP="005144C5">
      <w:pPr>
        <w:tabs>
          <w:tab w:val="num" w:pos="851"/>
        </w:tabs>
        <w:spacing w:line="276" w:lineRule="auto"/>
        <w:ind w:left="426"/>
        <w:rPr>
          <w:sz w:val="22"/>
          <w:szCs w:val="22"/>
          <w:lang w:eastAsia="ja-JP"/>
        </w:rPr>
      </w:pPr>
    </w:p>
    <w:p w:rsidR="00633728" w:rsidRDefault="00633728"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Pr="00A9172F" w:rsidRDefault="00A9172F" w:rsidP="00A9172F">
      <w:pPr>
        <w:pStyle w:val="Ttulo1"/>
        <w:numPr>
          <w:ilvl w:val="0"/>
          <w:numId w:val="6"/>
        </w:numPr>
        <w:rPr>
          <w:color w:val="auto"/>
          <w:sz w:val="22"/>
          <w:szCs w:val="22"/>
          <w:lang w:eastAsia="ja-JP"/>
        </w:rPr>
      </w:pPr>
      <w:bookmarkStart w:id="719" w:name="_Toc342249989"/>
      <w:r w:rsidRPr="00A9172F">
        <w:rPr>
          <w:color w:val="auto"/>
          <w:lang w:val="es-PE"/>
        </w:rPr>
        <w:lastRenderedPageBreak/>
        <w:t>Capítulo</w:t>
      </w:r>
      <w:del w:id="720" w:author="614n" w:date="2013-04-03T19:36:00Z">
        <w:r w:rsidRPr="00A9172F" w:rsidDel="00DB642D">
          <w:rPr>
            <w:color w:val="auto"/>
            <w:lang w:val="es-PE"/>
          </w:rPr>
          <w:delText xml:space="preserve"> 4</w:delText>
        </w:r>
      </w:del>
      <w:r w:rsidRPr="00A9172F">
        <w:rPr>
          <w:color w:val="auto"/>
          <w:lang w:val="es-PE"/>
        </w:rPr>
        <w:t>: Diseño</w:t>
      </w:r>
      <w:bookmarkEnd w:id="719"/>
    </w:p>
    <w:p w:rsidR="00A9172F" w:rsidRDefault="00A9172F" w:rsidP="005144C5">
      <w:pPr>
        <w:tabs>
          <w:tab w:val="num" w:pos="851"/>
        </w:tabs>
        <w:spacing w:line="276" w:lineRule="auto"/>
        <w:ind w:left="426"/>
        <w:rPr>
          <w:sz w:val="22"/>
          <w:szCs w:val="22"/>
          <w:lang w:eastAsia="ja-JP"/>
        </w:rPr>
      </w:pPr>
    </w:p>
    <w:p w:rsidR="00967E4A" w:rsidRDefault="00967E4A" w:rsidP="00967E4A">
      <w:pPr>
        <w:tabs>
          <w:tab w:val="num" w:pos="851"/>
        </w:tabs>
        <w:spacing w:line="276" w:lineRule="auto"/>
        <w:ind w:left="426"/>
        <w:rPr>
          <w:sz w:val="22"/>
          <w:szCs w:val="22"/>
          <w:lang w:val="es-ES_tradnl" w:eastAsia="ja-JP"/>
        </w:rPr>
      </w:pPr>
      <w:r w:rsidRPr="00AD4DDE">
        <w:rPr>
          <w:sz w:val="22"/>
          <w:szCs w:val="22"/>
          <w:lang w:val="es-ES_tradnl" w:eastAsia="ja-JP"/>
        </w:rPr>
        <w:t>En este capítulo</w:t>
      </w:r>
      <w:r>
        <w:rPr>
          <w:sz w:val="22"/>
          <w:szCs w:val="22"/>
          <w:lang w:val="es-ES_tradnl" w:eastAsia="ja-JP"/>
        </w:rPr>
        <w:t xml:space="preserve"> se define la arquitectura que se va a utilizar en el sistema, también se describe los principales componentes y el diagrama de secuencias de los principales procesos de las áreas de administración, compras, ventas y almacén para el negocio de cafeterías.</w:t>
      </w:r>
    </w:p>
    <w:p w:rsidR="00A9172F" w:rsidRPr="00967E4A" w:rsidRDefault="00A9172F" w:rsidP="005144C5">
      <w:pPr>
        <w:tabs>
          <w:tab w:val="num" w:pos="851"/>
        </w:tabs>
        <w:spacing w:line="276" w:lineRule="auto"/>
        <w:ind w:left="426"/>
        <w:rPr>
          <w:sz w:val="22"/>
          <w:szCs w:val="22"/>
          <w:lang w:val="es-ES_tradnl" w:eastAsia="ja-JP"/>
        </w:rPr>
      </w:pPr>
    </w:p>
    <w:p w:rsidR="00A9172F" w:rsidRDefault="006F057B" w:rsidP="006F057B">
      <w:pPr>
        <w:pStyle w:val="Ttulo2"/>
        <w:numPr>
          <w:ilvl w:val="1"/>
          <w:numId w:val="6"/>
        </w:numPr>
        <w:ind w:left="426" w:hanging="426"/>
        <w:rPr>
          <w:color w:val="auto"/>
          <w:sz w:val="24"/>
          <w:szCs w:val="24"/>
          <w:lang w:val="es-PE"/>
        </w:rPr>
      </w:pPr>
      <w:bookmarkStart w:id="721" w:name="_Toc342249990"/>
      <w:r w:rsidRPr="006F057B">
        <w:rPr>
          <w:color w:val="auto"/>
          <w:sz w:val="24"/>
          <w:szCs w:val="24"/>
          <w:lang w:val="es-PE"/>
        </w:rPr>
        <w:t>Arquitectura del sistema</w:t>
      </w:r>
      <w:bookmarkEnd w:id="721"/>
    </w:p>
    <w:p w:rsidR="00115FF9" w:rsidRDefault="00115FF9" w:rsidP="00115FF9">
      <w:pPr>
        <w:rPr>
          <w:lang w:val="es-PE"/>
        </w:rPr>
      </w:pPr>
    </w:p>
    <w:p w:rsidR="00115FF9" w:rsidRDefault="00115FF9" w:rsidP="00115FF9">
      <w:pPr>
        <w:tabs>
          <w:tab w:val="num" w:pos="851"/>
        </w:tabs>
        <w:spacing w:line="276" w:lineRule="auto"/>
        <w:ind w:left="426"/>
        <w:rPr>
          <w:sz w:val="22"/>
          <w:szCs w:val="22"/>
          <w:lang w:val="es-ES_tradnl" w:eastAsia="ja-JP"/>
        </w:rPr>
      </w:pPr>
      <w:r w:rsidRPr="0082559B">
        <w:rPr>
          <w:sz w:val="22"/>
          <w:szCs w:val="22"/>
          <w:lang w:val="es-ES_tradnl" w:eastAsia="ja-JP"/>
        </w:rPr>
        <w:t>La Arqui</w:t>
      </w:r>
      <w:r>
        <w:rPr>
          <w:sz w:val="22"/>
          <w:szCs w:val="22"/>
          <w:lang w:val="es-ES_tradnl" w:eastAsia="ja-JP"/>
        </w:rPr>
        <w:t>tectura WEB a utilizar para la solución del problema se basa en el patrón Modelo-Vista-Controlador (MVC). Además, la arquitectura tiene los siguientes estilos:</w:t>
      </w:r>
    </w:p>
    <w:p w:rsidR="00115FF9" w:rsidRPr="00115FF9" w:rsidRDefault="00115FF9" w:rsidP="00115FF9">
      <w:pPr>
        <w:pStyle w:val="Prrafodelista"/>
        <w:numPr>
          <w:ilvl w:val="0"/>
          <w:numId w:val="10"/>
        </w:numPr>
        <w:jc w:val="both"/>
        <w:rPr>
          <w:rFonts w:ascii="Arial" w:hAnsi="Arial" w:cs="Arial"/>
          <w:lang w:val="es-ES_tradnl"/>
        </w:rPr>
      </w:pPr>
      <w:r w:rsidRPr="00115FF9">
        <w:rPr>
          <w:rFonts w:ascii="Arial" w:hAnsi="Arial" w:cs="Arial"/>
          <w:lang w:val="es-ES_tradnl"/>
        </w:rPr>
        <w:t xml:space="preserve">Orientado a objetos: El sistema entero </w:t>
      </w:r>
      <w:del w:id="722" w:author="614n" w:date="2013-02-09T22:53:00Z">
        <w:r w:rsidRPr="00115FF9" w:rsidDel="00F210E7">
          <w:rPr>
            <w:rFonts w:ascii="Arial" w:hAnsi="Arial" w:cs="Arial"/>
            <w:lang w:val="es-ES_tradnl"/>
          </w:rPr>
          <w:delText xml:space="preserve">será </w:delText>
        </w:r>
      </w:del>
      <w:ins w:id="723" w:author="614n" w:date="2013-02-09T22:53:00Z">
        <w:r w:rsidR="00F210E7">
          <w:rPr>
            <w:rFonts w:ascii="Arial" w:hAnsi="Arial" w:cs="Arial"/>
            <w:lang w:val="es-ES_tradnl"/>
          </w:rPr>
          <w:t>esta</w:t>
        </w:r>
        <w:r w:rsidR="00F210E7" w:rsidRPr="00115FF9">
          <w:rPr>
            <w:rFonts w:ascii="Arial" w:hAnsi="Arial" w:cs="Arial"/>
            <w:lang w:val="es-ES_tradnl"/>
          </w:rPr>
          <w:t xml:space="preserve"> </w:t>
        </w:r>
      </w:ins>
      <w:r w:rsidRPr="00115FF9">
        <w:rPr>
          <w:rFonts w:ascii="Arial" w:hAnsi="Arial" w:cs="Arial"/>
          <w:lang w:val="es-ES_tradnl"/>
        </w:rPr>
        <w:t>implementado bajo el paradigma a objetos.</w:t>
      </w:r>
    </w:p>
    <w:p w:rsidR="00115FF9" w:rsidRPr="00115FF9" w:rsidRDefault="00115FF9" w:rsidP="00115FF9">
      <w:pPr>
        <w:pStyle w:val="Prrafodelista"/>
        <w:numPr>
          <w:ilvl w:val="0"/>
          <w:numId w:val="10"/>
        </w:numPr>
        <w:jc w:val="both"/>
        <w:rPr>
          <w:rFonts w:ascii="Arial" w:hAnsi="Arial" w:cs="Arial"/>
          <w:lang w:val="es-ES_tradnl"/>
        </w:rPr>
      </w:pPr>
      <w:r w:rsidRPr="00115FF9">
        <w:rPr>
          <w:rFonts w:ascii="Arial" w:hAnsi="Arial" w:cs="Arial"/>
          <w:lang w:val="es-ES_tradnl"/>
        </w:rPr>
        <w:t xml:space="preserve">Orientado a web: El sistema </w:t>
      </w:r>
      <w:ins w:id="724" w:author="614n" w:date="2013-02-09T22:54:00Z">
        <w:r w:rsidR="00F210E7">
          <w:rPr>
            <w:rFonts w:ascii="Arial" w:hAnsi="Arial" w:cs="Arial"/>
            <w:lang w:val="es-ES_tradnl"/>
          </w:rPr>
          <w:t>est</w:t>
        </w:r>
      </w:ins>
      <w:del w:id="725" w:author="614n" w:date="2013-02-09T22:54:00Z">
        <w:r w:rsidRPr="00115FF9" w:rsidDel="00F210E7">
          <w:rPr>
            <w:rFonts w:ascii="Arial" w:hAnsi="Arial" w:cs="Arial"/>
            <w:lang w:val="es-ES_tradnl"/>
          </w:rPr>
          <w:delText>ser</w:delText>
        </w:r>
      </w:del>
      <w:r w:rsidRPr="00115FF9">
        <w:rPr>
          <w:rFonts w:ascii="Arial" w:hAnsi="Arial" w:cs="Arial"/>
          <w:lang w:val="es-ES_tradnl"/>
        </w:rPr>
        <w:t>á implementado totalmente en web, por esta razón la arquitectura contempla la forma de comunicación con los servidores e interfaces para permitir que la conexión sea transparente para los clientes.</w:t>
      </w:r>
    </w:p>
    <w:p w:rsidR="00115FF9" w:rsidRDefault="00115FF9" w:rsidP="00115FF9">
      <w:pPr>
        <w:tabs>
          <w:tab w:val="num" w:pos="851"/>
        </w:tabs>
        <w:spacing w:line="276" w:lineRule="auto"/>
        <w:ind w:left="426"/>
        <w:rPr>
          <w:ins w:id="726" w:author="614n" w:date="2013-02-09T22:54:00Z"/>
          <w:sz w:val="22"/>
          <w:szCs w:val="22"/>
          <w:lang w:val="es-ES_tradnl" w:eastAsia="ja-JP"/>
        </w:rPr>
      </w:pPr>
      <w:r w:rsidRPr="00115FF9">
        <w:rPr>
          <w:sz w:val="22"/>
          <w:szCs w:val="22"/>
          <w:lang w:val="es-ES_tradnl" w:eastAsia="ja-JP"/>
        </w:rPr>
        <w:t>Como en la arquitectura se utiliz</w:t>
      </w:r>
      <w:ins w:id="727" w:author="614n" w:date="2013-02-10T19:07:00Z">
        <w:r w:rsidR="00D21526">
          <w:rPr>
            <w:sz w:val="22"/>
            <w:szCs w:val="22"/>
            <w:lang w:val="es-ES_tradnl" w:eastAsia="ja-JP"/>
          </w:rPr>
          <w:t>a</w:t>
        </w:r>
      </w:ins>
      <w:del w:id="728" w:author="614n" w:date="2013-02-09T22:54:00Z">
        <w:r w:rsidRPr="00115FF9" w:rsidDel="00F210E7">
          <w:rPr>
            <w:sz w:val="22"/>
            <w:szCs w:val="22"/>
            <w:lang w:val="es-ES_tradnl" w:eastAsia="ja-JP"/>
          </w:rPr>
          <w:delText>ara</w:delText>
        </w:r>
      </w:del>
      <w:r w:rsidRPr="00115FF9">
        <w:rPr>
          <w:sz w:val="22"/>
          <w:szCs w:val="22"/>
          <w:lang w:val="es-ES_tradnl" w:eastAsia="ja-JP"/>
        </w:rPr>
        <w:t xml:space="preserve"> el patrón MVC y </w:t>
      </w:r>
      <w:ins w:id="729" w:author="614n" w:date="2013-02-09T22:54:00Z">
        <w:r w:rsidR="00F210E7">
          <w:rPr>
            <w:sz w:val="22"/>
            <w:szCs w:val="22"/>
            <w:lang w:val="es-ES_tradnl" w:eastAsia="ja-JP"/>
          </w:rPr>
          <w:t xml:space="preserve">en </w:t>
        </w:r>
      </w:ins>
      <w:del w:id="730" w:author="614n" w:date="2013-02-09T22:54:00Z">
        <w:r w:rsidRPr="00115FF9" w:rsidDel="00F210E7">
          <w:rPr>
            <w:sz w:val="22"/>
            <w:szCs w:val="22"/>
            <w:lang w:val="es-ES_tradnl" w:eastAsia="ja-JP"/>
          </w:rPr>
          <w:delText xml:space="preserve">para la solución planteada </w:delText>
        </w:r>
      </w:del>
      <w:r w:rsidRPr="00115FF9">
        <w:rPr>
          <w:sz w:val="22"/>
          <w:szCs w:val="22"/>
          <w:lang w:val="es-ES_tradnl" w:eastAsia="ja-JP"/>
        </w:rPr>
        <w:t xml:space="preserve">cada componente </w:t>
      </w:r>
      <w:ins w:id="731" w:author="614n" w:date="2013-02-10T19:05:00Z">
        <w:r w:rsidR="00841A76">
          <w:rPr>
            <w:sz w:val="22"/>
            <w:szCs w:val="22"/>
            <w:lang w:val="es-ES_tradnl" w:eastAsia="ja-JP"/>
          </w:rPr>
          <w:t>tiene</w:t>
        </w:r>
      </w:ins>
      <w:del w:id="732" w:author="614n" w:date="2013-02-10T19:05:00Z">
        <w:r w:rsidRPr="00115FF9" w:rsidDel="00841A76">
          <w:rPr>
            <w:sz w:val="22"/>
            <w:szCs w:val="22"/>
            <w:lang w:val="es-ES_tradnl" w:eastAsia="ja-JP"/>
          </w:rPr>
          <w:delText>va a tener</w:delText>
        </w:r>
      </w:del>
      <w:r w:rsidRPr="00115FF9">
        <w:rPr>
          <w:sz w:val="22"/>
          <w:szCs w:val="22"/>
          <w:lang w:val="es-ES_tradnl" w:eastAsia="ja-JP"/>
        </w:rPr>
        <w:t xml:space="preserve"> una función específica como </w:t>
      </w:r>
      <w:r w:rsidR="00072A6B">
        <w:rPr>
          <w:sz w:val="22"/>
          <w:szCs w:val="22"/>
          <w:lang w:val="es-ES_tradnl" w:eastAsia="ja-JP"/>
        </w:rPr>
        <w:t xml:space="preserve">se indica </w:t>
      </w:r>
      <w:r w:rsidRPr="00115FF9">
        <w:rPr>
          <w:sz w:val="22"/>
          <w:szCs w:val="22"/>
          <w:lang w:val="es-ES_tradnl" w:eastAsia="ja-JP"/>
        </w:rPr>
        <w:t>a continuación.</w:t>
      </w:r>
    </w:p>
    <w:p w:rsidR="00F210E7" w:rsidRDefault="00F210E7" w:rsidP="00115FF9">
      <w:pPr>
        <w:tabs>
          <w:tab w:val="num" w:pos="851"/>
        </w:tabs>
        <w:spacing w:line="276" w:lineRule="auto"/>
        <w:ind w:left="426"/>
        <w:rPr>
          <w:sz w:val="22"/>
          <w:szCs w:val="22"/>
          <w:lang w:val="es-ES_tradnl" w:eastAsia="ja-JP"/>
        </w:rPr>
      </w:pPr>
    </w:p>
    <w:p w:rsidR="00115FF9" w:rsidRPr="00184D3F" w:rsidRDefault="00115FF9" w:rsidP="00115FF9">
      <w:pPr>
        <w:pStyle w:val="Prrafodelista"/>
        <w:numPr>
          <w:ilvl w:val="0"/>
          <w:numId w:val="10"/>
        </w:numPr>
        <w:jc w:val="both"/>
        <w:rPr>
          <w:rFonts w:ascii="Arial" w:hAnsi="Arial" w:cs="Arial"/>
          <w:lang w:val="es-ES_tradnl"/>
        </w:rPr>
      </w:pPr>
      <w:r>
        <w:rPr>
          <w:rFonts w:ascii="Arial" w:hAnsi="Arial" w:cs="Arial"/>
          <w:b/>
          <w:lang w:val="es-ES_tradnl"/>
        </w:rPr>
        <w:t>Vista:</w:t>
      </w:r>
      <w:r w:rsidRPr="00184D3F">
        <w:rPr>
          <w:rFonts w:ascii="Arial" w:hAnsi="Arial" w:cs="Arial"/>
          <w:lang w:val="es-ES_tradnl"/>
        </w:rPr>
        <w:t xml:space="preserve"> </w:t>
      </w:r>
      <w:del w:id="733" w:author="614n" w:date="2013-02-09T22:54:00Z">
        <w:r w:rsidRPr="00184D3F" w:rsidDel="00F210E7">
          <w:rPr>
            <w:rFonts w:ascii="Arial" w:hAnsi="Arial" w:cs="Arial"/>
            <w:lang w:val="es-ES_tradnl"/>
          </w:rPr>
          <w:delText xml:space="preserve">componente que </w:delText>
        </w:r>
      </w:del>
      <w:r w:rsidRPr="00184D3F">
        <w:rPr>
          <w:rFonts w:ascii="Arial" w:hAnsi="Arial" w:cs="Arial"/>
          <w:lang w:val="es-ES_tradnl"/>
        </w:rPr>
        <w:t>principalmente muestra información al usuario y el usuario le envía petición al sistema. Además, en la vista no debe  realizar la lógica del negocio. Esta implementada mediante todas las páginas web “cshtml”, para el diseño y para las validaciones de los datos de entrada  se utilizara JavaScript.</w:t>
      </w:r>
    </w:p>
    <w:p w:rsidR="00115FF9" w:rsidRPr="00115FF9" w:rsidRDefault="00115FF9" w:rsidP="00115FF9">
      <w:pPr>
        <w:pStyle w:val="Prrafodelista"/>
        <w:jc w:val="both"/>
        <w:rPr>
          <w:rFonts w:ascii="Arial" w:hAnsi="Arial" w:cs="Arial"/>
          <w:lang w:val="es-ES_tradnl"/>
        </w:rPr>
      </w:pPr>
    </w:p>
    <w:p w:rsidR="00115FF9" w:rsidRPr="00115FF9" w:rsidRDefault="00115FF9" w:rsidP="00115FF9">
      <w:pPr>
        <w:pStyle w:val="Prrafodelista"/>
        <w:numPr>
          <w:ilvl w:val="0"/>
          <w:numId w:val="10"/>
        </w:numPr>
        <w:jc w:val="both"/>
        <w:rPr>
          <w:rFonts w:ascii="Arial" w:hAnsi="Arial" w:cs="Arial"/>
          <w:lang w:val="es-ES_tradnl"/>
        </w:rPr>
      </w:pPr>
      <w:r w:rsidRPr="00115FF9">
        <w:rPr>
          <w:rFonts w:ascii="Arial" w:hAnsi="Arial" w:cs="Arial"/>
          <w:b/>
          <w:lang w:val="es-ES_tradnl"/>
        </w:rPr>
        <w:t>Cont</w:t>
      </w:r>
      <w:r>
        <w:rPr>
          <w:rFonts w:ascii="Arial" w:hAnsi="Arial" w:cs="Arial"/>
          <w:b/>
          <w:lang w:val="es-ES_tradnl"/>
        </w:rPr>
        <w:t>rolador:</w:t>
      </w:r>
      <w:r w:rsidRPr="00115FF9">
        <w:rPr>
          <w:rFonts w:ascii="Arial" w:hAnsi="Arial" w:cs="Arial"/>
          <w:lang w:val="es-ES_tradnl"/>
        </w:rPr>
        <w:t xml:space="preserve"> </w:t>
      </w:r>
      <w:ins w:id="734" w:author="614n" w:date="2013-02-09T22:55:00Z">
        <w:r w:rsidR="00F210E7">
          <w:rPr>
            <w:rFonts w:ascii="Arial" w:hAnsi="Arial" w:cs="Arial"/>
            <w:lang w:val="es-ES_tradnl"/>
          </w:rPr>
          <w:t xml:space="preserve">su </w:t>
        </w:r>
      </w:ins>
      <w:del w:id="735" w:author="614n" w:date="2013-02-09T22:55:00Z">
        <w:r w:rsidRPr="00184D3F" w:rsidDel="00F210E7">
          <w:rPr>
            <w:rFonts w:ascii="Arial" w:hAnsi="Arial" w:cs="Arial"/>
            <w:lang w:val="es-ES_tradnl"/>
          </w:rPr>
          <w:delText xml:space="preserve">componente que su </w:delText>
        </w:r>
      </w:del>
      <w:r w:rsidRPr="00184D3F">
        <w:rPr>
          <w:rFonts w:ascii="Arial" w:hAnsi="Arial" w:cs="Arial"/>
          <w:lang w:val="es-ES_tradnl"/>
        </w:rPr>
        <w:t>función principal</w:t>
      </w:r>
      <w:r w:rsidRPr="00115FF9">
        <w:rPr>
          <w:rFonts w:ascii="Arial" w:hAnsi="Arial" w:cs="Arial"/>
          <w:lang w:val="es-ES_tradnl"/>
        </w:rPr>
        <w:t xml:space="preserve"> </w:t>
      </w:r>
      <w:r>
        <w:rPr>
          <w:rFonts w:ascii="Arial" w:hAnsi="Arial" w:cs="Arial"/>
          <w:lang w:val="es-ES_tradnl"/>
        </w:rPr>
        <w:t>es de comunicador entre la vista y el modelo; porque, maneja los pedidos entrantes y dependiendo de la respuesta del componente modelo el controlador re direcciona a la vista indicada.</w:t>
      </w:r>
    </w:p>
    <w:p w:rsidR="00115FF9" w:rsidRPr="00115FF9" w:rsidRDefault="00115FF9" w:rsidP="00115FF9">
      <w:pPr>
        <w:pStyle w:val="Prrafodelista"/>
        <w:jc w:val="both"/>
        <w:rPr>
          <w:rFonts w:ascii="Arial" w:hAnsi="Arial" w:cs="Arial"/>
          <w:lang w:val="es-ES_tradnl"/>
        </w:rPr>
      </w:pPr>
    </w:p>
    <w:p w:rsidR="00115FF9" w:rsidRDefault="00115FF9" w:rsidP="00115FF9">
      <w:pPr>
        <w:pStyle w:val="Prrafodelista"/>
        <w:numPr>
          <w:ilvl w:val="0"/>
          <w:numId w:val="10"/>
        </w:numPr>
        <w:jc w:val="both"/>
        <w:rPr>
          <w:rFonts w:ascii="Arial" w:hAnsi="Arial" w:cs="Arial"/>
          <w:lang w:val="es-ES_tradnl"/>
        </w:rPr>
      </w:pPr>
      <w:r w:rsidRPr="00115FF9">
        <w:rPr>
          <w:rFonts w:ascii="Arial" w:hAnsi="Arial" w:cs="Arial"/>
          <w:b/>
          <w:lang w:val="es-ES_tradnl"/>
        </w:rPr>
        <w:t>Modelo</w:t>
      </w:r>
      <w:r>
        <w:rPr>
          <w:rFonts w:ascii="Arial" w:hAnsi="Arial" w:cs="Arial"/>
          <w:lang w:val="es-ES_tradnl"/>
        </w:rPr>
        <w:t>:</w:t>
      </w:r>
      <w:r w:rsidRPr="00115FF9">
        <w:rPr>
          <w:rFonts w:ascii="Arial" w:hAnsi="Arial" w:cs="Arial"/>
          <w:lang w:val="es-ES_tradnl"/>
        </w:rPr>
        <w:t xml:space="preserve"> </w:t>
      </w:r>
      <w:del w:id="736" w:author="614n" w:date="2013-02-09T22:55:00Z">
        <w:r w:rsidDel="00F210E7">
          <w:rPr>
            <w:rFonts w:ascii="Arial" w:hAnsi="Arial" w:cs="Arial"/>
            <w:lang w:val="es-ES_tradnl"/>
          </w:rPr>
          <w:delText>componente que esta</w:delText>
        </w:r>
      </w:del>
      <w:ins w:id="737" w:author="614n" w:date="2013-02-09T22:55:00Z">
        <w:r w:rsidR="00F210E7">
          <w:rPr>
            <w:rFonts w:ascii="Arial" w:hAnsi="Arial" w:cs="Arial"/>
            <w:lang w:val="es-ES_tradnl"/>
          </w:rPr>
          <w:t>muestra</w:t>
        </w:r>
      </w:ins>
      <w:r>
        <w:rPr>
          <w:rFonts w:ascii="Arial" w:hAnsi="Arial" w:cs="Arial"/>
          <w:lang w:val="es-ES_tradnl"/>
        </w:rPr>
        <w:t xml:space="preserve"> la lógica del negocio y la conexión con la base de datos. Para eso se define cuatro capas dentro del modelo.</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Capa DAO: En esta capa solo se encarga de realizar la conexión con la base de datos como la consulta de información y el registro.</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Capa Bean: En esta capa solo se define las clases que se van a utilizar en el proyecto.</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Capa Service: En esta capa se encarga la comunicación con la capa DAO con la capa Bean.</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 xml:space="preserve">Capa Facade: En esta capa es la unión de varios Bean que tienen en común y se comunica con el componente controlador. </w:t>
      </w:r>
    </w:p>
    <w:p w:rsidR="00B62946" w:rsidRPr="00B62946" w:rsidRDefault="00B62946" w:rsidP="00B62946">
      <w:pPr>
        <w:tabs>
          <w:tab w:val="num" w:pos="851"/>
        </w:tabs>
        <w:spacing w:line="276" w:lineRule="auto"/>
        <w:ind w:left="426"/>
        <w:rPr>
          <w:sz w:val="22"/>
          <w:szCs w:val="22"/>
          <w:lang w:val="es-ES_tradnl" w:eastAsia="ja-JP"/>
        </w:rPr>
      </w:pPr>
      <w:r w:rsidRPr="00B62946">
        <w:rPr>
          <w:sz w:val="22"/>
          <w:szCs w:val="22"/>
          <w:lang w:val="es-ES_tradnl" w:eastAsia="ja-JP"/>
        </w:rPr>
        <w:t>Por ejemplo</w:t>
      </w:r>
      <w:r>
        <w:rPr>
          <w:sz w:val="22"/>
          <w:szCs w:val="22"/>
          <w:lang w:val="es-ES_tradnl" w:eastAsia="ja-JP"/>
        </w:rPr>
        <w:t xml:space="preserve"> en la figura 4.1</w:t>
      </w:r>
      <w:r w:rsidR="0035750F">
        <w:rPr>
          <w:sz w:val="22"/>
          <w:szCs w:val="22"/>
          <w:lang w:val="es-ES_tradnl" w:eastAsia="ja-JP"/>
        </w:rPr>
        <w:t xml:space="preserve"> se muestra el diseño para el módulo de administración, en donde se define SucursalBean</w:t>
      </w:r>
      <w:r w:rsidRPr="00B62946">
        <w:rPr>
          <w:sz w:val="22"/>
          <w:szCs w:val="22"/>
          <w:lang w:val="es-ES_tradnl" w:eastAsia="ja-JP"/>
        </w:rPr>
        <w:t>, cada uno de estos tiene su respectivo archivo DAO y su archivo Service. En contraste, se tendrá un solo archivo Facade cuyo nombre será comprasFacade.</w:t>
      </w:r>
    </w:p>
    <w:p w:rsidR="00115FF9" w:rsidRDefault="00115FF9" w:rsidP="00115FF9">
      <w:pPr>
        <w:tabs>
          <w:tab w:val="num" w:pos="851"/>
        </w:tabs>
        <w:spacing w:line="276" w:lineRule="auto"/>
        <w:ind w:left="426"/>
        <w:rPr>
          <w:sz w:val="22"/>
          <w:szCs w:val="22"/>
          <w:lang w:val="es-ES_tradnl" w:eastAsia="ja-JP"/>
        </w:rPr>
      </w:pPr>
    </w:p>
    <w:p w:rsidR="0035750F" w:rsidRDefault="000B5494" w:rsidP="0035750F">
      <w:pPr>
        <w:keepNext/>
        <w:tabs>
          <w:tab w:val="num" w:pos="851"/>
        </w:tabs>
        <w:spacing w:line="276" w:lineRule="auto"/>
        <w:ind w:left="426"/>
      </w:pPr>
      <w:r w:rsidRPr="008B4D26">
        <w:rPr>
          <w:rFonts w:cs="Arial"/>
          <w:noProof/>
          <w:sz w:val="22"/>
          <w:szCs w:val="22"/>
          <w:lang w:val="es-PE" w:eastAsia="es-PE"/>
        </w:rPr>
        <w:lastRenderedPageBreak/>
        <w:drawing>
          <wp:inline distT="0" distB="0" distL="0" distR="0" wp14:anchorId="37D421E4" wp14:editId="602501AA">
            <wp:extent cx="3695700" cy="449580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5700" cy="4495800"/>
                    </a:xfrm>
                    <a:prstGeom prst="rect">
                      <a:avLst/>
                    </a:prstGeom>
                  </pic:spPr>
                </pic:pic>
              </a:graphicData>
            </a:graphic>
          </wp:inline>
        </w:drawing>
      </w:r>
    </w:p>
    <w:p w:rsidR="00ED4BBE" w:rsidRDefault="0035750F" w:rsidP="0035750F">
      <w:pPr>
        <w:pStyle w:val="Epgrafe"/>
        <w:jc w:val="center"/>
        <w:rPr>
          <w:sz w:val="22"/>
          <w:szCs w:val="22"/>
          <w:lang w:val="es-ES_tradnl" w:eastAsia="ja-JP"/>
        </w:rPr>
      </w:pPr>
      <w:bookmarkStart w:id="738" w:name="_Toc348197056"/>
      <w:r>
        <w:t xml:space="preserve">Figura </w:t>
      </w:r>
      <w:r w:rsidR="008E1D53">
        <w:fldChar w:fldCharType="begin"/>
      </w:r>
      <w:r w:rsidR="008E1D53">
        <w:instrText xml:space="preserve"> STYLEREF 1 \s </w:instrText>
      </w:r>
      <w:r w:rsidR="008E1D53">
        <w:fldChar w:fldCharType="separate"/>
      </w:r>
      <w:r w:rsidR="00213F48">
        <w:rPr>
          <w:noProof/>
        </w:rPr>
        <w:t>4</w:t>
      </w:r>
      <w:r w:rsidR="008E1D53">
        <w:fldChar w:fldCharType="end"/>
      </w:r>
      <w:r w:rsidR="008E1D53">
        <w:t>.</w:t>
      </w:r>
      <w:r w:rsidR="008E1D53">
        <w:fldChar w:fldCharType="begin"/>
      </w:r>
      <w:r w:rsidR="008E1D53">
        <w:instrText xml:space="preserve"> SEQ Figura \* ARABIC \s 1 </w:instrText>
      </w:r>
      <w:r w:rsidR="008E1D53">
        <w:fldChar w:fldCharType="separate"/>
      </w:r>
      <w:r w:rsidR="00213F48">
        <w:rPr>
          <w:noProof/>
        </w:rPr>
        <w:t>1</w:t>
      </w:r>
      <w:r w:rsidR="008E1D53">
        <w:fldChar w:fldCharType="end"/>
      </w:r>
      <w:r>
        <w:t>: Diagrama de capas</w:t>
      </w:r>
      <w:bookmarkEnd w:id="738"/>
    </w:p>
    <w:p w:rsidR="000B5494" w:rsidRPr="00115FF9" w:rsidRDefault="000B5494" w:rsidP="00115FF9">
      <w:pPr>
        <w:tabs>
          <w:tab w:val="num" w:pos="851"/>
        </w:tabs>
        <w:spacing w:line="276" w:lineRule="auto"/>
        <w:ind w:left="426"/>
        <w:rPr>
          <w:sz w:val="22"/>
          <w:szCs w:val="22"/>
          <w:lang w:val="es-ES_tradnl" w:eastAsia="ja-JP"/>
        </w:rPr>
      </w:pPr>
    </w:p>
    <w:p w:rsidR="006F057B" w:rsidRDefault="006F057B" w:rsidP="006F057B">
      <w:pPr>
        <w:pStyle w:val="Ttulo2"/>
        <w:numPr>
          <w:ilvl w:val="1"/>
          <w:numId w:val="6"/>
        </w:numPr>
        <w:ind w:left="426" w:hanging="426"/>
        <w:rPr>
          <w:color w:val="auto"/>
          <w:sz w:val="24"/>
          <w:szCs w:val="24"/>
          <w:lang w:val="es-PE"/>
        </w:rPr>
      </w:pPr>
      <w:bookmarkStart w:id="739" w:name="_Toc342249991"/>
      <w:r w:rsidRPr="006F057B">
        <w:rPr>
          <w:color w:val="auto"/>
          <w:sz w:val="24"/>
          <w:szCs w:val="24"/>
          <w:lang w:val="es-PE"/>
        </w:rPr>
        <w:t>Diagramas de Secuencia</w:t>
      </w:r>
      <w:bookmarkEnd w:id="739"/>
    </w:p>
    <w:p w:rsidR="000D306E" w:rsidRPr="000D306E" w:rsidRDefault="000D306E" w:rsidP="000D306E">
      <w:pPr>
        <w:rPr>
          <w:lang w:val="es-PE"/>
        </w:rPr>
      </w:pPr>
    </w:p>
    <w:p w:rsidR="000D306E" w:rsidRPr="000D306E" w:rsidRDefault="000D306E" w:rsidP="000D306E">
      <w:pPr>
        <w:tabs>
          <w:tab w:val="num" w:pos="851"/>
        </w:tabs>
        <w:spacing w:line="276" w:lineRule="auto"/>
        <w:ind w:left="426"/>
        <w:rPr>
          <w:sz w:val="22"/>
          <w:szCs w:val="22"/>
          <w:lang w:val="es-ES_tradnl" w:eastAsia="ja-JP"/>
        </w:rPr>
      </w:pPr>
      <w:r w:rsidRPr="000D306E">
        <w:rPr>
          <w:sz w:val="22"/>
          <w:szCs w:val="22"/>
          <w:lang w:val="es-ES_tradnl" w:eastAsia="ja-JP"/>
        </w:rPr>
        <w:t xml:space="preserve">Se presenta los diagramas de secuencia de los principales procesos en donde se muestra la interacción ordenada, además se muestra el intercambio de mensajes en una secuencia de tiempo y los objetos que participan. Los diagramas de secuencia se puede observar a más detalle en el anexo 5. </w:t>
      </w:r>
      <w:r w:rsidRPr="000D306E">
        <w:rPr>
          <w:sz w:val="22"/>
          <w:szCs w:val="22"/>
          <w:lang w:val="es-ES_tradnl" w:eastAsia="ja-JP"/>
        </w:rPr>
        <w:tab/>
      </w:r>
    </w:p>
    <w:p w:rsidR="00115FF9" w:rsidRPr="00115FF9" w:rsidRDefault="00115FF9" w:rsidP="00115FF9">
      <w:pPr>
        <w:rPr>
          <w:lang w:val="es-PE"/>
        </w:rPr>
      </w:pPr>
    </w:p>
    <w:p w:rsidR="006F057B" w:rsidRDefault="006F057B" w:rsidP="006F057B">
      <w:pPr>
        <w:pStyle w:val="Ttulo2"/>
        <w:numPr>
          <w:ilvl w:val="1"/>
          <w:numId w:val="6"/>
        </w:numPr>
        <w:ind w:left="426" w:hanging="426"/>
        <w:rPr>
          <w:color w:val="auto"/>
          <w:sz w:val="24"/>
          <w:szCs w:val="24"/>
          <w:lang w:val="es-PE"/>
        </w:rPr>
      </w:pPr>
      <w:bookmarkStart w:id="740" w:name="_Toc342249992"/>
      <w:r w:rsidRPr="006F057B">
        <w:rPr>
          <w:color w:val="auto"/>
          <w:sz w:val="24"/>
          <w:szCs w:val="24"/>
          <w:lang w:val="es-PE"/>
        </w:rPr>
        <w:t>Modelo físico de datos</w:t>
      </w:r>
      <w:bookmarkEnd w:id="740"/>
    </w:p>
    <w:p w:rsidR="00115FF9" w:rsidRDefault="00115FF9" w:rsidP="00115FF9">
      <w:pPr>
        <w:rPr>
          <w:lang w:val="es-PE"/>
        </w:rPr>
      </w:pPr>
    </w:p>
    <w:p w:rsidR="000D306E" w:rsidRPr="000D306E" w:rsidRDefault="00A96279" w:rsidP="000D306E">
      <w:pPr>
        <w:tabs>
          <w:tab w:val="num" w:pos="851"/>
        </w:tabs>
        <w:spacing w:line="276" w:lineRule="auto"/>
        <w:ind w:left="426"/>
        <w:rPr>
          <w:sz w:val="22"/>
          <w:szCs w:val="22"/>
          <w:lang w:val="es-ES_tradnl" w:eastAsia="ja-JP"/>
        </w:rPr>
      </w:pPr>
      <w:r>
        <w:rPr>
          <w:sz w:val="22"/>
          <w:szCs w:val="22"/>
          <w:lang w:val="es-ES_tradnl" w:eastAsia="ja-JP"/>
        </w:rPr>
        <w:t>En la figura 4.2</w:t>
      </w:r>
      <w:r w:rsidR="000D306E" w:rsidRPr="000D306E">
        <w:rPr>
          <w:sz w:val="22"/>
          <w:szCs w:val="22"/>
          <w:lang w:val="es-ES_tradnl" w:eastAsia="ja-JP"/>
        </w:rPr>
        <w:t xml:space="preserve"> </w:t>
      </w:r>
      <w:r>
        <w:rPr>
          <w:sz w:val="22"/>
          <w:szCs w:val="22"/>
          <w:lang w:val="es-ES_tradnl" w:eastAsia="ja-JP"/>
        </w:rPr>
        <w:t>se muestra</w:t>
      </w:r>
      <w:r w:rsidR="000D306E" w:rsidRPr="000D306E">
        <w:rPr>
          <w:sz w:val="22"/>
          <w:szCs w:val="22"/>
          <w:lang w:val="es-ES_tradnl" w:eastAsia="ja-JP"/>
        </w:rPr>
        <w:t xml:space="preserve"> el modelo físico de la base de datos que se usó en la solución del sistema, el diccionario de datos se podrá visualizar en detalle en el anexo 6.</w:t>
      </w:r>
    </w:p>
    <w:p w:rsidR="006F057B" w:rsidRDefault="006F057B" w:rsidP="005144C5">
      <w:pPr>
        <w:tabs>
          <w:tab w:val="num" w:pos="851"/>
        </w:tabs>
        <w:spacing w:line="276" w:lineRule="auto"/>
        <w:ind w:left="426"/>
        <w:rPr>
          <w:sz w:val="22"/>
          <w:szCs w:val="22"/>
          <w:lang w:eastAsia="ja-JP"/>
        </w:rPr>
      </w:pPr>
    </w:p>
    <w:p w:rsidR="008E1D53" w:rsidRDefault="008E1D53" w:rsidP="008E1D53">
      <w:pPr>
        <w:keepNext/>
        <w:tabs>
          <w:tab w:val="num" w:pos="851"/>
        </w:tabs>
        <w:spacing w:line="276" w:lineRule="auto"/>
        <w:ind w:left="426"/>
      </w:pPr>
      <w:r>
        <w:rPr>
          <w:noProof/>
          <w:lang w:val="es-PE" w:eastAsia="es-PE"/>
        </w:rPr>
        <w:lastRenderedPageBreak/>
        <w:drawing>
          <wp:inline distT="0" distB="0" distL="0" distR="0" wp14:anchorId="4ABB33ED" wp14:editId="0AC3E7A3">
            <wp:extent cx="5038725" cy="6343650"/>
            <wp:effectExtent l="0" t="0" r="9525"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dat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820" cy="6341252"/>
                    </a:xfrm>
                    <a:prstGeom prst="rect">
                      <a:avLst/>
                    </a:prstGeom>
                  </pic:spPr>
                </pic:pic>
              </a:graphicData>
            </a:graphic>
          </wp:inline>
        </w:drawing>
      </w:r>
    </w:p>
    <w:p w:rsidR="00A9172F" w:rsidRDefault="008E1D53" w:rsidP="008E1D53">
      <w:pPr>
        <w:pStyle w:val="Epgrafe"/>
        <w:jc w:val="center"/>
        <w:rPr>
          <w:sz w:val="22"/>
          <w:szCs w:val="22"/>
          <w:lang w:eastAsia="ja-JP"/>
        </w:rPr>
      </w:pPr>
      <w:bookmarkStart w:id="741" w:name="_Toc348197057"/>
      <w:r>
        <w:t xml:space="preserve">Figura </w:t>
      </w:r>
      <w:r>
        <w:fldChar w:fldCharType="begin"/>
      </w:r>
      <w:r>
        <w:instrText xml:space="preserve"> STYLEREF 1 \s </w:instrText>
      </w:r>
      <w:r>
        <w:fldChar w:fldCharType="separate"/>
      </w:r>
      <w:r w:rsidR="00213F48">
        <w:rPr>
          <w:noProof/>
        </w:rPr>
        <w:t>4</w:t>
      </w:r>
      <w:r>
        <w:fldChar w:fldCharType="end"/>
      </w:r>
      <w:r>
        <w:t>.</w:t>
      </w:r>
      <w:r>
        <w:fldChar w:fldCharType="begin"/>
      </w:r>
      <w:r>
        <w:instrText xml:space="preserve"> SEQ Figura \* ARABIC \s 1 </w:instrText>
      </w:r>
      <w:r>
        <w:fldChar w:fldCharType="separate"/>
      </w:r>
      <w:r w:rsidR="00213F48">
        <w:rPr>
          <w:noProof/>
        </w:rPr>
        <w:t>2</w:t>
      </w:r>
      <w:r>
        <w:fldChar w:fldCharType="end"/>
      </w:r>
      <w:r>
        <w:t>: Modelo de base de Datos</w:t>
      </w:r>
      <w:bookmarkEnd w:id="741"/>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2F1C2A" w:rsidP="00DD75CF">
      <w:pPr>
        <w:pStyle w:val="Ttulo1"/>
        <w:numPr>
          <w:ilvl w:val="0"/>
          <w:numId w:val="6"/>
        </w:numPr>
        <w:rPr>
          <w:color w:val="auto"/>
          <w:lang w:val="es-PE"/>
        </w:rPr>
      </w:pPr>
      <w:bookmarkStart w:id="742" w:name="_Toc342249993"/>
      <w:r w:rsidRPr="00DD75CF">
        <w:rPr>
          <w:color w:val="auto"/>
          <w:lang w:val="es-PE"/>
        </w:rPr>
        <w:lastRenderedPageBreak/>
        <w:t>Capítulo</w:t>
      </w:r>
      <w:del w:id="743" w:author="614n" w:date="2013-04-03T19:35:00Z">
        <w:r w:rsidRPr="00DD75CF" w:rsidDel="00DB642D">
          <w:rPr>
            <w:color w:val="auto"/>
            <w:lang w:val="es-PE"/>
          </w:rPr>
          <w:delText xml:space="preserve"> 5</w:delText>
        </w:r>
      </w:del>
      <w:r w:rsidRPr="00DD75CF">
        <w:rPr>
          <w:color w:val="auto"/>
          <w:lang w:val="es-PE"/>
        </w:rPr>
        <w:t>: Construcción</w:t>
      </w:r>
      <w:bookmarkEnd w:id="742"/>
    </w:p>
    <w:p w:rsidR="00164463" w:rsidRPr="00164463" w:rsidRDefault="00164463" w:rsidP="00164463">
      <w:pPr>
        <w:rPr>
          <w:lang w:val="es-PE"/>
        </w:rPr>
      </w:pPr>
    </w:p>
    <w:p w:rsidR="003D3B7F" w:rsidRPr="00164463" w:rsidRDefault="00164463" w:rsidP="00164463">
      <w:pPr>
        <w:tabs>
          <w:tab w:val="num" w:pos="851"/>
        </w:tabs>
        <w:spacing w:line="276" w:lineRule="auto"/>
        <w:ind w:left="426"/>
        <w:rPr>
          <w:sz w:val="22"/>
          <w:szCs w:val="22"/>
          <w:lang w:val="es-ES_tradnl" w:eastAsia="ja-JP"/>
        </w:rPr>
      </w:pPr>
      <w:r w:rsidRPr="00FA333D">
        <w:rPr>
          <w:sz w:val="22"/>
          <w:szCs w:val="22"/>
          <w:lang w:val="es-ES_tradnl" w:eastAsia="ja-JP"/>
        </w:rPr>
        <w:t>En este capítu</w:t>
      </w:r>
      <w:r>
        <w:rPr>
          <w:sz w:val="22"/>
          <w:szCs w:val="22"/>
          <w:lang w:val="es-ES_tradnl" w:eastAsia="ja-JP"/>
        </w:rPr>
        <w:t>lo se presenta las herramientas que se usaron para la elaboración del sistema como también los diferentes módulos que se desarrollaron</w:t>
      </w:r>
    </w:p>
    <w:p w:rsidR="003D3B7F" w:rsidRDefault="00164463" w:rsidP="00164463">
      <w:pPr>
        <w:pStyle w:val="Ttulo2"/>
        <w:numPr>
          <w:ilvl w:val="1"/>
          <w:numId w:val="6"/>
        </w:numPr>
        <w:ind w:left="426" w:hanging="426"/>
        <w:rPr>
          <w:color w:val="auto"/>
          <w:sz w:val="24"/>
          <w:szCs w:val="24"/>
          <w:lang w:val="es-PE"/>
        </w:rPr>
      </w:pPr>
      <w:bookmarkStart w:id="744" w:name="_Toc342249994"/>
      <w:r w:rsidRPr="00164463">
        <w:rPr>
          <w:color w:val="auto"/>
          <w:sz w:val="24"/>
          <w:szCs w:val="24"/>
          <w:lang w:val="es-PE"/>
        </w:rPr>
        <w:t>Construcción</w:t>
      </w:r>
      <w:bookmarkEnd w:id="744"/>
      <w:r w:rsidRPr="00164463">
        <w:rPr>
          <w:color w:val="auto"/>
          <w:sz w:val="24"/>
          <w:szCs w:val="24"/>
          <w:lang w:val="es-PE"/>
        </w:rPr>
        <w:t xml:space="preserve"> </w:t>
      </w:r>
    </w:p>
    <w:p w:rsidR="00164463" w:rsidRPr="00164463" w:rsidRDefault="00164463" w:rsidP="00164463">
      <w:pPr>
        <w:tabs>
          <w:tab w:val="num" w:pos="851"/>
        </w:tabs>
        <w:spacing w:line="276" w:lineRule="auto"/>
        <w:ind w:left="426"/>
        <w:rPr>
          <w:sz w:val="22"/>
          <w:szCs w:val="22"/>
          <w:lang w:val="es-ES_tradnl" w:eastAsia="ja-JP"/>
        </w:rPr>
      </w:pPr>
    </w:p>
    <w:p w:rsidR="00164463" w:rsidRPr="00164463" w:rsidRDefault="00164463" w:rsidP="00164463">
      <w:pPr>
        <w:tabs>
          <w:tab w:val="num" w:pos="851"/>
        </w:tabs>
        <w:spacing w:line="276" w:lineRule="auto"/>
        <w:ind w:left="426"/>
        <w:rPr>
          <w:sz w:val="22"/>
          <w:szCs w:val="22"/>
          <w:lang w:val="es-ES_tradnl" w:eastAsia="ja-JP"/>
        </w:rPr>
      </w:pPr>
      <w:r w:rsidRPr="00C05BE1">
        <w:rPr>
          <w:sz w:val="22"/>
          <w:szCs w:val="22"/>
          <w:lang w:val="es-ES_tradnl" w:eastAsia="ja-JP"/>
        </w:rPr>
        <w:t>En esta</w:t>
      </w:r>
      <w:r>
        <w:rPr>
          <w:sz w:val="22"/>
          <w:szCs w:val="22"/>
          <w:lang w:val="es-ES_tradnl" w:eastAsia="ja-JP"/>
        </w:rPr>
        <w:t xml:space="preserve"> parte se explica los módulos que conforma el sistema de cafeterías; además, se explica las herramientas para el diseño del sistema como son los estándares de programación, que están especificados en el anexo 7, y el Framework que se usó en la elaboración del sistema.</w:t>
      </w:r>
    </w:p>
    <w:p w:rsidR="00164463" w:rsidRDefault="00164463" w:rsidP="00164463"/>
    <w:p w:rsidR="00337D03" w:rsidRDefault="00B5606F" w:rsidP="00B5606F">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745" w:name="_Toc342249995"/>
      <w:r w:rsidRPr="00B5606F">
        <w:rPr>
          <w:rFonts w:asciiTheme="minorHAnsi" w:hAnsiTheme="minorHAnsi" w:cstheme="minorHAnsi"/>
          <w:b/>
          <w:lang w:val="es-ES_tradnl" w:eastAsia="ja-JP"/>
        </w:rPr>
        <w:t>Módulos del sistema</w:t>
      </w:r>
      <w:bookmarkEnd w:id="745"/>
    </w:p>
    <w:p w:rsidR="00B5606F" w:rsidRPr="008B4D26" w:rsidRDefault="00B5606F" w:rsidP="00B5606F">
      <w:pPr>
        <w:tabs>
          <w:tab w:val="num" w:pos="851"/>
        </w:tabs>
        <w:spacing w:line="276" w:lineRule="auto"/>
        <w:ind w:left="426"/>
        <w:rPr>
          <w:sz w:val="22"/>
          <w:szCs w:val="22"/>
          <w:lang w:val="es-ES_tradnl" w:eastAsia="ja-JP"/>
        </w:rPr>
      </w:pPr>
      <w:r w:rsidRPr="008B4D26">
        <w:rPr>
          <w:sz w:val="22"/>
          <w:szCs w:val="22"/>
          <w:lang w:val="es-ES_tradnl" w:eastAsia="ja-JP"/>
        </w:rPr>
        <w:t>El sistema de cafeterías está dividido en 4 módulos importantes que son los módulos de administración, ventas, compras y almacén.</w:t>
      </w:r>
    </w:p>
    <w:p w:rsidR="00B5606F" w:rsidRPr="008B4D26" w:rsidRDefault="00B5606F" w:rsidP="00B5606F">
      <w:pPr>
        <w:tabs>
          <w:tab w:val="num" w:pos="851"/>
        </w:tabs>
        <w:spacing w:line="276" w:lineRule="auto"/>
        <w:ind w:left="426"/>
        <w:rPr>
          <w:sz w:val="22"/>
          <w:szCs w:val="22"/>
          <w:lang w:val="es-ES_tradnl" w:eastAsia="ja-JP"/>
        </w:rPr>
      </w:pPr>
    </w:p>
    <w:p w:rsidR="00B5606F" w:rsidRP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administración</w:t>
      </w:r>
      <w:r>
        <w:rPr>
          <w:sz w:val="22"/>
          <w:szCs w:val="22"/>
          <w:lang w:val="es-ES_tradnl" w:eastAsia="ja-JP"/>
        </w:rPr>
        <w:t xml:space="preserve">: </w:t>
      </w:r>
      <w:r w:rsidRPr="00B5606F">
        <w:rPr>
          <w:sz w:val="22"/>
          <w:szCs w:val="22"/>
          <w:lang w:val="es-ES_tradnl" w:eastAsia="ja-JP"/>
        </w:rPr>
        <w:t>Este módulo tiene como finalidad la administración de las sucursales, del personal que labora en la empresa. También controla el horario del personal de la empresa.</w:t>
      </w:r>
    </w:p>
    <w:p w:rsidR="00B5606F" w:rsidRPr="00B5606F" w:rsidRDefault="00B5606F" w:rsidP="00B5606F">
      <w:pPr>
        <w:tabs>
          <w:tab w:val="num" w:pos="851"/>
        </w:tabs>
        <w:spacing w:line="276" w:lineRule="auto"/>
        <w:ind w:left="426"/>
        <w:rPr>
          <w:sz w:val="22"/>
          <w:szCs w:val="22"/>
          <w:lang w:val="es-ES_tradnl" w:eastAsia="ja-JP"/>
        </w:rPr>
      </w:pPr>
    </w:p>
    <w:p w:rsidR="00B5606F" w:rsidRP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ventas</w:t>
      </w:r>
      <w:r>
        <w:rPr>
          <w:sz w:val="22"/>
          <w:szCs w:val="22"/>
          <w:lang w:val="es-ES_tradnl" w:eastAsia="ja-JP"/>
        </w:rPr>
        <w:t xml:space="preserve">: </w:t>
      </w:r>
      <w:r w:rsidRPr="00B5606F">
        <w:rPr>
          <w:sz w:val="22"/>
          <w:szCs w:val="22"/>
          <w:lang w:val="es-ES_tradnl" w:eastAsia="ja-JP"/>
        </w:rPr>
        <w:t>Este módulo tiene como finalidad registrar las ventas que se realiza en cada sucursal, así también se encarga de actualizar el stock de los productos que se realizó en la venta previa.</w:t>
      </w:r>
    </w:p>
    <w:p w:rsidR="00B5606F" w:rsidRPr="00B5606F" w:rsidRDefault="00B5606F" w:rsidP="00B5606F">
      <w:pPr>
        <w:tabs>
          <w:tab w:val="num" w:pos="851"/>
        </w:tabs>
        <w:spacing w:line="276" w:lineRule="auto"/>
        <w:ind w:left="426"/>
        <w:rPr>
          <w:sz w:val="22"/>
          <w:szCs w:val="22"/>
          <w:lang w:val="es-ES_tradnl" w:eastAsia="ja-JP"/>
        </w:rPr>
      </w:pPr>
    </w:p>
    <w:p w:rsidR="00B5606F" w:rsidRP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compras</w:t>
      </w:r>
      <w:r>
        <w:rPr>
          <w:b/>
          <w:sz w:val="22"/>
          <w:szCs w:val="22"/>
          <w:lang w:val="es-ES_tradnl" w:eastAsia="ja-JP"/>
        </w:rPr>
        <w:t xml:space="preserve">: </w:t>
      </w:r>
      <w:r w:rsidRPr="00B5606F">
        <w:rPr>
          <w:sz w:val="22"/>
          <w:szCs w:val="22"/>
          <w:lang w:val="es-ES_tradnl" w:eastAsia="ja-JP"/>
        </w:rPr>
        <w:t>Este módulo de compras es la encargada de administrar a los diversos proveedores que tiene la empresa, también se encarga de generar órdenes de compra para los diversos proveedores.</w:t>
      </w:r>
    </w:p>
    <w:p w:rsidR="00B5606F" w:rsidRPr="00B5606F" w:rsidRDefault="00B5606F" w:rsidP="00B5606F">
      <w:pPr>
        <w:tabs>
          <w:tab w:val="num" w:pos="851"/>
        </w:tabs>
        <w:spacing w:line="276" w:lineRule="auto"/>
        <w:ind w:left="426"/>
        <w:rPr>
          <w:sz w:val="22"/>
          <w:szCs w:val="22"/>
          <w:lang w:val="es-ES_tradnl" w:eastAsia="ja-JP"/>
        </w:rPr>
      </w:pPr>
    </w:p>
    <w:p w:rsid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almacén</w:t>
      </w:r>
      <w:r>
        <w:rPr>
          <w:b/>
          <w:sz w:val="22"/>
          <w:szCs w:val="22"/>
          <w:lang w:val="es-ES_tradnl" w:eastAsia="ja-JP"/>
        </w:rPr>
        <w:t xml:space="preserve">: </w:t>
      </w:r>
      <w:r w:rsidRPr="00B5606F">
        <w:rPr>
          <w:sz w:val="22"/>
          <w:szCs w:val="22"/>
          <w:lang w:val="es-ES_tradnl" w:eastAsia="ja-JP"/>
        </w:rPr>
        <w:t>Este módulo tiene como finalidad la administración y control de los insumos que entran y salen de un determinado almacén. Para el control de los insumos se genera notas de entrada por cada orden de compra que tiene la empresa.</w:t>
      </w:r>
    </w:p>
    <w:p w:rsidR="00B5606F" w:rsidRPr="008B4D26" w:rsidRDefault="00B5606F" w:rsidP="00B5606F">
      <w:pPr>
        <w:tabs>
          <w:tab w:val="num" w:pos="851"/>
        </w:tabs>
        <w:spacing w:line="276" w:lineRule="auto"/>
        <w:ind w:left="426"/>
        <w:rPr>
          <w:rFonts w:cs="Arial"/>
          <w:lang w:val="es-ES_tradnl" w:eastAsia="ja-JP"/>
        </w:rPr>
      </w:pPr>
    </w:p>
    <w:p w:rsidR="00B5606F" w:rsidRDefault="00B5606F" w:rsidP="00B5606F">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746" w:name="_Toc342249996"/>
      <w:r w:rsidRPr="00B5606F">
        <w:rPr>
          <w:rFonts w:asciiTheme="minorHAnsi" w:hAnsiTheme="minorHAnsi" w:cstheme="minorHAnsi"/>
          <w:b/>
          <w:lang w:val="es-ES_tradnl" w:eastAsia="ja-JP"/>
        </w:rPr>
        <w:t>Herramientas para el diseño</w:t>
      </w:r>
      <w:bookmarkEnd w:id="746"/>
    </w:p>
    <w:p w:rsidR="00B5606F" w:rsidRPr="008B4D26" w:rsidRDefault="00B5606F" w:rsidP="00B5606F">
      <w:pPr>
        <w:tabs>
          <w:tab w:val="num" w:pos="851"/>
        </w:tabs>
        <w:spacing w:line="276" w:lineRule="auto"/>
        <w:ind w:left="426"/>
        <w:rPr>
          <w:sz w:val="22"/>
          <w:szCs w:val="22"/>
          <w:lang w:val="es-ES_tradnl" w:eastAsia="ja-JP"/>
        </w:rPr>
      </w:pPr>
      <w:r w:rsidRPr="008B4D26">
        <w:rPr>
          <w:sz w:val="22"/>
          <w:szCs w:val="22"/>
          <w:lang w:val="es-ES_tradnl" w:eastAsia="ja-JP"/>
        </w:rPr>
        <w:t xml:space="preserve">Las herramientas que se utilizaron para la etapa de elaboración del sistema son el Microsoft Visual Studio 2008 y para el gestor de base de datos se usó el SQL Server 2005, ambas herramientas pertenecen a Microsoft con una licencia </w:t>
      </w:r>
      <w:r>
        <w:rPr>
          <w:sz w:val="22"/>
          <w:szCs w:val="22"/>
          <w:lang w:val="es-ES_tradnl" w:eastAsia="ja-JP"/>
        </w:rPr>
        <w:t>gratuita y/o de estudiante. El F</w:t>
      </w:r>
      <w:r w:rsidRPr="008B4D26">
        <w:rPr>
          <w:sz w:val="22"/>
          <w:szCs w:val="22"/>
          <w:lang w:val="es-ES_tradnl" w:eastAsia="ja-JP"/>
        </w:rPr>
        <w:t>ramework que se usó para la elaboración es el MVC 3 que es una herramienta fácil de usar y es de gran ayuda para poder seguir el patrón Modelo-Vista-Controlador.</w:t>
      </w:r>
    </w:p>
    <w:p w:rsidR="00337D03" w:rsidRPr="00164463" w:rsidRDefault="00337D03" w:rsidP="00164463"/>
    <w:p w:rsidR="00164463" w:rsidRPr="00164463" w:rsidRDefault="00164463" w:rsidP="00164463">
      <w:pPr>
        <w:pStyle w:val="Ttulo2"/>
        <w:numPr>
          <w:ilvl w:val="1"/>
          <w:numId w:val="6"/>
        </w:numPr>
        <w:ind w:left="426" w:hanging="426"/>
        <w:rPr>
          <w:color w:val="auto"/>
          <w:sz w:val="24"/>
          <w:szCs w:val="24"/>
          <w:lang w:val="es-PE"/>
        </w:rPr>
      </w:pPr>
      <w:bookmarkStart w:id="747" w:name="_Toc342249997"/>
      <w:r w:rsidRPr="00164463">
        <w:rPr>
          <w:color w:val="auto"/>
          <w:sz w:val="24"/>
          <w:szCs w:val="24"/>
          <w:lang w:val="es-PE"/>
        </w:rPr>
        <w:t>Plan de Pruebas</w:t>
      </w:r>
      <w:bookmarkEnd w:id="747"/>
    </w:p>
    <w:p w:rsidR="00164463" w:rsidRDefault="00164463" w:rsidP="003D3B7F">
      <w:pPr>
        <w:rPr>
          <w:lang w:val="es-PE"/>
        </w:rPr>
      </w:pPr>
    </w:p>
    <w:p w:rsidR="00337D03" w:rsidRPr="00337D03" w:rsidRDefault="00337D03" w:rsidP="00337D03">
      <w:pPr>
        <w:tabs>
          <w:tab w:val="num" w:pos="851"/>
        </w:tabs>
        <w:spacing w:line="276" w:lineRule="auto"/>
        <w:ind w:left="426"/>
        <w:rPr>
          <w:sz w:val="22"/>
          <w:szCs w:val="22"/>
          <w:lang w:val="es-ES_tradnl" w:eastAsia="ja-JP"/>
        </w:rPr>
      </w:pPr>
      <w:r w:rsidRPr="008B4D26">
        <w:rPr>
          <w:sz w:val="22"/>
          <w:szCs w:val="22"/>
          <w:lang w:val="es-ES_tradnl" w:eastAsia="ja-JP"/>
        </w:rPr>
        <w:t xml:space="preserve">El objetivo </w:t>
      </w:r>
      <w:del w:id="748" w:author="614n" w:date="2013-02-09T22:56:00Z">
        <w:r w:rsidRPr="008B4D26" w:rsidDel="00F210E7">
          <w:rPr>
            <w:sz w:val="22"/>
            <w:szCs w:val="22"/>
            <w:lang w:val="es-ES_tradnl" w:eastAsia="ja-JP"/>
          </w:rPr>
          <w:delText xml:space="preserve">del esta partes </w:delText>
        </w:r>
      </w:del>
      <w:r w:rsidRPr="008B4D26">
        <w:rPr>
          <w:sz w:val="22"/>
          <w:szCs w:val="22"/>
          <w:lang w:val="es-ES_tradnl" w:eastAsia="ja-JP"/>
        </w:rPr>
        <w:t xml:space="preserve">es definir la planificación de las pruebas del </w:t>
      </w:r>
      <w:r w:rsidRPr="0087532F">
        <w:rPr>
          <w:sz w:val="22"/>
          <w:szCs w:val="22"/>
          <w:lang w:val="es-ES_tradnl" w:eastAsia="ja-JP"/>
        </w:rPr>
        <w:t>sistema</w:t>
      </w:r>
      <w:r w:rsidRPr="008B4D26">
        <w:rPr>
          <w:sz w:val="22"/>
          <w:szCs w:val="22"/>
          <w:lang w:val="es-ES_tradnl" w:eastAsia="ja-JP"/>
        </w:rPr>
        <w:t xml:space="preserve"> de cafeterías. Este plan está dirigido a</w:t>
      </w:r>
      <w:ins w:id="749" w:author="614n" w:date="2013-02-10T19:13:00Z">
        <w:r w:rsidR="00416A0F">
          <w:rPr>
            <w:sz w:val="22"/>
            <w:szCs w:val="22"/>
            <w:lang w:val="es-ES_tradnl" w:eastAsia="ja-JP"/>
          </w:rPr>
          <w:t xml:space="preserve"> la persona que desarrolla el sistema</w:t>
        </w:r>
      </w:ins>
      <w:del w:id="750" w:author="614n" w:date="2013-02-10T19:12:00Z">
        <w:r w:rsidRPr="008B4D26" w:rsidDel="00416A0F">
          <w:rPr>
            <w:sz w:val="22"/>
            <w:szCs w:val="22"/>
            <w:lang w:val="es-ES_tradnl" w:eastAsia="ja-JP"/>
          </w:rPr>
          <w:delText>l equipo de desarrollo del sistema</w:delText>
        </w:r>
      </w:del>
      <w:r w:rsidRPr="008B4D26">
        <w:rPr>
          <w:sz w:val="22"/>
          <w:szCs w:val="22"/>
          <w:lang w:val="es-ES_tradnl" w:eastAsia="ja-JP"/>
        </w:rPr>
        <w:t xml:space="preserve">. Además, solo </w:t>
      </w:r>
      <w:del w:id="751" w:author="614n" w:date="2013-02-09T22:57:00Z">
        <w:r w:rsidRPr="00337D03" w:rsidDel="00F210E7">
          <w:rPr>
            <w:sz w:val="22"/>
            <w:szCs w:val="22"/>
            <w:lang w:val="es-ES_tradnl" w:eastAsia="ja-JP"/>
          </w:rPr>
          <w:delText>será</w:delText>
        </w:r>
      </w:del>
      <w:ins w:id="752" w:author="614n" w:date="2013-02-09T22:57:00Z">
        <w:r w:rsidR="00F210E7">
          <w:rPr>
            <w:sz w:val="22"/>
            <w:szCs w:val="22"/>
            <w:lang w:val="es-ES_tradnl" w:eastAsia="ja-JP"/>
          </w:rPr>
          <w:t>se</w:t>
        </w:r>
      </w:ins>
      <w:r w:rsidRPr="00337D03">
        <w:rPr>
          <w:sz w:val="22"/>
          <w:szCs w:val="22"/>
          <w:lang w:val="es-ES_tradnl" w:eastAsia="ja-JP"/>
        </w:rPr>
        <w:t xml:space="preserve"> </w:t>
      </w:r>
      <w:r w:rsidRPr="00337D03">
        <w:rPr>
          <w:sz w:val="22"/>
          <w:szCs w:val="22"/>
          <w:lang w:val="es-ES_tradnl" w:eastAsia="ja-JP"/>
        </w:rPr>
        <w:lastRenderedPageBreak/>
        <w:t>utiliza</w:t>
      </w:r>
      <w:del w:id="753" w:author="614n" w:date="2013-02-09T22:57:00Z">
        <w:r w:rsidRPr="00337D03" w:rsidDel="00F210E7">
          <w:rPr>
            <w:sz w:val="22"/>
            <w:szCs w:val="22"/>
            <w:lang w:val="es-ES_tradnl" w:eastAsia="ja-JP"/>
          </w:rPr>
          <w:delText>do</w:delText>
        </w:r>
      </w:del>
      <w:r w:rsidRPr="00337D03">
        <w:rPr>
          <w:sz w:val="22"/>
          <w:szCs w:val="22"/>
          <w:lang w:val="es-ES_tradnl" w:eastAsia="ja-JP"/>
        </w:rPr>
        <w:t xml:space="preserve"> únicamente al momento de realizar las pruebas durante el proceso de construcción del software. </w:t>
      </w:r>
    </w:p>
    <w:p w:rsidR="003D3B7F" w:rsidRPr="00337D03" w:rsidRDefault="003D3B7F" w:rsidP="003D3B7F"/>
    <w:p w:rsidR="003D3B7F" w:rsidRDefault="00D62DBD" w:rsidP="00D62DBD">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754" w:name="_Toc342249998"/>
      <w:r w:rsidRPr="00D62DBD">
        <w:rPr>
          <w:rFonts w:asciiTheme="minorHAnsi" w:hAnsiTheme="minorHAnsi" w:cstheme="minorHAnsi"/>
          <w:b/>
          <w:lang w:val="es-ES_tradnl" w:eastAsia="ja-JP"/>
        </w:rPr>
        <w:t>Requisitos de prueba</w:t>
      </w:r>
      <w:bookmarkEnd w:id="754"/>
    </w:p>
    <w:p w:rsidR="00196313" w:rsidRPr="00196313" w:rsidRDefault="00196313" w:rsidP="00196313">
      <w:pPr>
        <w:tabs>
          <w:tab w:val="num" w:pos="851"/>
        </w:tabs>
        <w:spacing w:line="276" w:lineRule="auto"/>
        <w:ind w:left="426"/>
        <w:rPr>
          <w:sz w:val="22"/>
          <w:szCs w:val="22"/>
          <w:lang w:val="es-ES_tradnl" w:eastAsia="ja-JP"/>
        </w:rPr>
      </w:pPr>
      <w:r w:rsidRPr="00196313">
        <w:rPr>
          <w:sz w:val="22"/>
          <w:szCs w:val="22"/>
          <w:lang w:val="es-ES_tradnl" w:eastAsia="ja-JP"/>
        </w:rPr>
        <w:t>En esta parte se menciona las diferentes pruebas que se desarroll</w:t>
      </w:r>
      <w:ins w:id="755" w:author="614n" w:date="2013-02-09T22:57:00Z">
        <w:r w:rsidR="00F210E7">
          <w:rPr>
            <w:sz w:val="22"/>
            <w:szCs w:val="22"/>
            <w:lang w:val="es-ES_tradnl" w:eastAsia="ja-JP"/>
          </w:rPr>
          <w:t>a</w:t>
        </w:r>
      </w:ins>
      <w:del w:id="756" w:author="614n" w:date="2013-02-09T22:57:00Z">
        <w:r w:rsidRPr="00196313" w:rsidDel="00F210E7">
          <w:rPr>
            <w:sz w:val="22"/>
            <w:szCs w:val="22"/>
            <w:lang w:val="es-ES_tradnl" w:eastAsia="ja-JP"/>
          </w:rPr>
          <w:delText>ó</w:delText>
        </w:r>
      </w:del>
      <w:r w:rsidRPr="00196313">
        <w:rPr>
          <w:sz w:val="22"/>
          <w:szCs w:val="22"/>
          <w:lang w:val="es-ES_tradnl" w:eastAsia="ja-JP"/>
        </w:rPr>
        <w:t xml:space="preserve"> durante la elaboración del sistema de cafeterías.</w:t>
      </w:r>
    </w:p>
    <w:p w:rsidR="0068499E" w:rsidRPr="008B4D26" w:rsidRDefault="00196313" w:rsidP="0068499E">
      <w:pPr>
        <w:tabs>
          <w:tab w:val="num" w:pos="851"/>
        </w:tabs>
        <w:spacing w:line="276" w:lineRule="auto"/>
        <w:ind w:left="426"/>
        <w:rPr>
          <w:sz w:val="22"/>
          <w:szCs w:val="22"/>
          <w:lang w:val="es-ES_tradnl" w:eastAsia="ja-JP"/>
        </w:rPr>
      </w:pPr>
      <w:r w:rsidRPr="0068499E">
        <w:rPr>
          <w:b/>
          <w:sz w:val="22"/>
          <w:szCs w:val="22"/>
          <w:lang w:val="es-ES_tradnl" w:eastAsia="ja-JP"/>
        </w:rPr>
        <w:t>Pruebas funcionales</w:t>
      </w:r>
      <w:r w:rsidR="0068499E">
        <w:rPr>
          <w:sz w:val="22"/>
          <w:szCs w:val="22"/>
          <w:lang w:val="es-ES_tradnl" w:eastAsia="ja-JP"/>
        </w:rPr>
        <w:t xml:space="preserve">: </w:t>
      </w:r>
      <w:r w:rsidR="0068499E" w:rsidRPr="008B4D26">
        <w:rPr>
          <w:sz w:val="22"/>
          <w:szCs w:val="22"/>
          <w:lang w:val="es-ES_tradnl" w:eastAsia="ja-JP"/>
        </w:rPr>
        <w:t>Se verifica</w:t>
      </w:r>
      <w:del w:id="757" w:author="614n" w:date="2013-02-09T22:58:00Z">
        <w:r w:rsidR="0068499E" w:rsidRPr="008B4D26" w:rsidDel="00F210E7">
          <w:rPr>
            <w:sz w:val="22"/>
            <w:szCs w:val="22"/>
            <w:lang w:val="es-ES_tradnl" w:eastAsia="ja-JP"/>
          </w:rPr>
          <w:delText>rá</w:delText>
        </w:r>
      </w:del>
      <w:r w:rsidR="0068499E" w:rsidRPr="008B4D26">
        <w:rPr>
          <w:sz w:val="22"/>
          <w:szCs w:val="22"/>
          <w:lang w:val="es-ES_tradnl" w:eastAsia="ja-JP"/>
        </w:rPr>
        <w:t xml:space="preserve"> la implementación de los siguientes casos de uso:</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producto</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Ingrediente</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Proveedor</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Personal</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Sucursal</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Registrar una venta</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Registrar una orden de compra</w:t>
      </w:r>
    </w:p>
    <w:p w:rsidR="00196313" w:rsidRDefault="00196313" w:rsidP="00196313">
      <w:pPr>
        <w:numPr>
          <w:ilvl w:val="0"/>
          <w:numId w:val="30"/>
        </w:numPr>
        <w:spacing w:line="276" w:lineRule="auto"/>
        <w:rPr>
          <w:rFonts w:cs="Arial"/>
          <w:sz w:val="22"/>
          <w:szCs w:val="22"/>
        </w:rPr>
      </w:pPr>
      <w:r w:rsidRPr="008B4D26">
        <w:rPr>
          <w:rFonts w:cs="Arial"/>
          <w:sz w:val="22"/>
          <w:szCs w:val="22"/>
        </w:rPr>
        <w:t xml:space="preserve">Registrar una nota de entrada </w:t>
      </w:r>
    </w:p>
    <w:p w:rsidR="0068499E" w:rsidRPr="008B4D26" w:rsidRDefault="0068499E" w:rsidP="0068499E">
      <w:pPr>
        <w:spacing w:line="276" w:lineRule="auto"/>
        <w:ind w:left="720"/>
        <w:rPr>
          <w:rFonts w:cs="Arial"/>
          <w:sz w:val="22"/>
          <w:szCs w:val="22"/>
        </w:rPr>
      </w:pPr>
    </w:p>
    <w:p w:rsidR="00196313" w:rsidRPr="00196313" w:rsidRDefault="00196313" w:rsidP="00196313">
      <w:pPr>
        <w:tabs>
          <w:tab w:val="num" w:pos="851"/>
        </w:tabs>
        <w:spacing w:line="276" w:lineRule="auto"/>
        <w:ind w:left="426"/>
        <w:rPr>
          <w:b/>
          <w:sz w:val="22"/>
          <w:szCs w:val="22"/>
          <w:lang w:val="es-ES_tradnl" w:eastAsia="ja-JP"/>
        </w:rPr>
      </w:pPr>
      <w:r w:rsidRPr="00196313">
        <w:rPr>
          <w:b/>
          <w:sz w:val="22"/>
          <w:szCs w:val="22"/>
          <w:lang w:val="es-ES_tradnl" w:eastAsia="ja-JP"/>
        </w:rPr>
        <w:t>Pruebas de requisitos tecnológicos</w:t>
      </w:r>
    </w:p>
    <w:p w:rsidR="00196313" w:rsidRPr="008B4D26" w:rsidRDefault="00196313" w:rsidP="00196313">
      <w:pPr>
        <w:tabs>
          <w:tab w:val="num" w:pos="851"/>
        </w:tabs>
        <w:spacing w:line="276" w:lineRule="auto"/>
        <w:ind w:left="426"/>
        <w:rPr>
          <w:sz w:val="22"/>
          <w:szCs w:val="22"/>
          <w:lang w:val="es-ES_tradnl" w:eastAsia="ja-JP"/>
        </w:rPr>
      </w:pPr>
      <w:r w:rsidRPr="008B4D26">
        <w:rPr>
          <w:sz w:val="22"/>
          <w:szCs w:val="22"/>
          <w:lang w:val="es-ES_tradnl" w:eastAsia="ja-JP"/>
        </w:rPr>
        <w:t>Verifica</w:t>
      </w:r>
      <w:del w:id="758" w:author="614n" w:date="2013-02-09T22:58:00Z">
        <w:r w:rsidRPr="008B4D26" w:rsidDel="00F210E7">
          <w:rPr>
            <w:sz w:val="22"/>
            <w:szCs w:val="22"/>
            <w:lang w:val="es-ES_tradnl" w:eastAsia="ja-JP"/>
          </w:rPr>
          <w:delText>r</w:delText>
        </w:r>
      </w:del>
      <w:r w:rsidRPr="008B4D26">
        <w:rPr>
          <w:sz w:val="22"/>
          <w:szCs w:val="22"/>
          <w:lang w:val="es-ES_tradnl" w:eastAsia="ja-JP"/>
        </w:rPr>
        <w:t xml:space="preserve"> el correcto funcionamiento del sistema en una computadora con sistema operativo basado en Windows y en los diferentes navegadores como Mozilla y Chrome.</w:t>
      </w:r>
    </w:p>
    <w:p w:rsidR="00D62DBD" w:rsidRPr="00D62DBD" w:rsidRDefault="00D62DBD" w:rsidP="00D62DBD">
      <w:pPr>
        <w:pStyle w:val="Prrafodelista"/>
        <w:tabs>
          <w:tab w:val="left" w:pos="709"/>
        </w:tabs>
        <w:ind w:left="851"/>
        <w:outlineLvl w:val="2"/>
        <w:rPr>
          <w:rFonts w:asciiTheme="minorHAnsi" w:hAnsiTheme="minorHAnsi" w:cstheme="minorHAnsi"/>
          <w:b/>
          <w:lang w:val="es-ES_tradnl" w:eastAsia="ja-JP"/>
        </w:rPr>
      </w:pPr>
    </w:p>
    <w:p w:rsidR="00D62DBD" w:rsidRPr="00D62DBD" w:rsidRDefault="00D62DBD" w:rsidP="00D62DBD">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759" w:name="_Toc342249999"/>
      <w:r w:rsidRPr="00D62DBD">
        <w:rPr>
          <w:rFonts w:asciiTheme="minorHAnsi" w:hAnsiTheme="minorHAnsi" w:cstheme="minorHAnsi"/>
          <w:b/>
          <w:lang w:val="es-ES_tradnl" w:eastAsia="ja-JP"/>
        </w:rPr>
        <w:t>Estrategias de pruebas</w:t>
      </w:r>
      <w:bookmarkEnd w:id="759"/>
    </w:p>
    <w:p w:rsidR="00D62DBD" w:rsidRPr="00D62DBD" w:rsidRDefault="00D62DBD" w:rsidP="00D62DBD">
      <w:pPr>
        <w:tabs>
          <w:tab w:val="num" w:pos="851"/>
        </w:tabs>
        <w:spacing w:line="276" w:lineRule="auto"/>
        <w:ind w:left="426"/>
        <w:rPr>
          <w:sz w:val="22"/>
          <w:szCs w:val="22"/>
          <w:lang w:val="es-ES_tradnl" w:eastAsia="ja-JP"/>
        </w:rPr>
      </w:pPr>
      <w:r w:rsidRPr="00D62DBD">
        <w:rPr>
          <w:sz w:val="22"/>
          <w:szCs w:val="22"/>
          <w:lang w:val="es-ES_tradnl" w:eastAsia="ja-JP"/>
        </w:rPr>
        <w:t>Se realiza</w:t>
      </w:r>
      <w:del w:id="760" w:author="614n" w:date="2013-02-09T22:58:00Z">
        <w:r w:rsidRPr="00D62DBD" w:rsidDel="00F210E7">
          <w:rPr>
            <w:sz w:val="22"/>
            <w:szCs w:val="22"/>
            <w:lang w:val="es-ES_tradnl" w:eastAsia="ja-JP"/>
          </w:rPr>
          <w:delText>n</w:delText>
        </w:r>
      </w:del>
      <w:r w:rsidRPr="00D62DBD">
        <w:rPr>
          <w:sz w:val="22"/>
          <w:szCs w:val="22"/>
          <w:lang w:val="es-ES_tradnl" w:eastAsia="ja-JP"/>
        </w:rPr>
        <w:t xml:space="preserve"> en este caso, pruebas unitarias y pruebas de caso de uso y se documenta</w:t>
      </w:r>
      <w:del w:id="761" w:author="614n" w:date="2013-02-09T22:58:00Z">
        <w:r w:rsidRPr="00D62DBD" w:rsidDel="00F210E7">
          <w:rPr>
            <w:sz w:val="22"/>
            <w:szCs w:val="22"/>
            <w:lang w:val="es-ES_tradnl" w:eastAsia="ja-JP"/>
          </w:rPr>
          <w:delText>ra</w:delText>
        </w:r>
      </w:del>
      <w:r w:rsidRPr="00D62DBD">
        <w:rPr>
          <w:sz w:val="22"/>
          <w:szCs w:val="22"/>
          <w:lang w:val="es-ES_tradnl" w:eastAsia="ja-JP"/>
        </w:rPr>
        <w:t xml:space="preserve"> en el catálogo de pruebas</w:t>
      </w:r>
      <w:del w:id="762" w:author="614n" w:date="2013-02-10T19:11:00Z">
        <w:r w:rsidRPr="00D62DBD" w:rsidDel="00416A0F">
          <w:rPr>
            <w:sz w:val="22"/>
            <w:szCs w:val="22"/>
            <w:lang w:val="es-ES_tradnl" w:eastAsia="ja-JP"/>
          </w:rPr>
          <w:delText xml:space="preserve"> que esta detallado en el anexo </w:delText>
        </w:r>
        <w:r w:rsidRPr="00416A0F" w:rsidDel="00416A0F">
          <w:rPr>
            <w:sz w:val="22"/>
            <w:szCs w:val="22"/>
            <w:lang w:val="es-ES_tradnl" w:eastAsia="ja-JP"/>
          </w:rPr>
          <w:delText>8</w:delText>
        </w:r>
      </w:del>
      <w:r w:rsidRPr="00416A0F">
        <w:rPr>
          <w:sz w:val="22"/>
          <w:szCs w:val="22"/>
          <w:lang w:val="es-ES_tradnl" w:eastAsia="ja-JP"/>
        </w:rPr>
        <w:t>.</w:t>
      </w:r>
    </w:p>
    <w:p w:rsidR="00D62DBD" w:rsidRPr="00D62DBD" w:rsidRDefault="00D62DBD" w:rsidP="00D62DBD">
      <w:pPr>
        <w:tabs>
          <w:tab w:val="num" w:pos="851"/>
        </w:tabs>
        <w:spacing w:line="276" w:lineRule="auto"/>
        <w:ind w:left="426"/>
        <w:rPr>
          <w:sz w:val="22"/>
          <w:szCs w:val="22"/>
          <w:lang w:val="es-ES_tradnl" w:eastAsia="ja-JP"/>
        </w:rPr>
      </w:pPr>
      <w:r w:rsidRPr="00D62DBD">
        <w:rPr>
          <w:sz w:val="22"/>
          <w:szCs w:val="22"/>
          <w:lang w:val="es-ES_tradnl" w:eastAsia="ja-JP"/>
        </w:rPr>
        <w:t>Para las pruebas de casos de uso se determina</w:t>
      </w:r>
      <w:ins w:id="763" w:author="614n" w:date="2013-02-09T22:59:00Z">
        <w:r w:rsidR="00F210E7">
          <w:rPr>
            <w:sz w:val="22"/>
            <w:szCs w:val="22"/>
            <w:lang w:val="es-ES_tradnl" w:eastAsia="ja-JP"/>
          </w:rPr>
          <w:t xml:space="preserve"> si cumple con</w:t>
        </w:r>
      </w:ins>
      <w:del w:id="764" w:author="614n" w:date="2013-02-09T22:59:00Z">
        <w:r w:rsidRPr="00D62DBD" w:rsidDel="00F210E7">
          <w:rPr>
            <w:sz w:val="22"/>
            <w:szCs w:val="22"/>
            <w:lang w:val="es-ES_tradnl" w:eastAsia="ja-JP"/>
          </w:rPr>
          <w:delText>rá</w:delText>
        </w:r>
      </w:del>
      <w:r w:rsidRPr="00D62DBD">
        <w:rPr>
          <w:sz w:val="22"/>
          <w:szCs w:val="22"/>
          <w:lang w:val="es-ES_tradnl" w:eastAsia="ja-JP"/>
        </w:rPr>
        <w:t xml:space="preserve"> la funcionalidad total del caso de uso, tal cual fue mencionado en los requisitos. Además, se realizan pruebas unitarias a las clases que correspondan a las pantallas, verificando el funcionamiento correcto y la consistencia de los datos ingresados. Estas pruebas responden a los requisitos planteados en el documento de Especificación de Requisitos.</w:t>
      </w:r>
    </w:p>
    <w:p w:rsidR="00D62DBD" w:rsidRPr="00D62DBD" w:rsidRDefault="00D62DBD" w:rsidP="00D62DBD">
      <w:pPr>
        <w:tabs>
          <w:tab w:val="num" w:pos="851"/>
        </w:tabs>
        <w:spacing w:line="276" w:lineRule="auto"/>
        <w:ind w:left="426"/>
        <w:rPr>
          <w:sz w:val="22"/>
          <w:szCs w:val="22"/>
          <w:lang w:val="es-ES_tradnl" w:eastAsia="ja-JP"/>
        </w:rPr>
      </w:pPr>
      <w:bookmarkStart w:id="765" w:name="_Toc336951997"/>
      <w:bookmarkStart w:id="766" w:name="_Toc340614197"/>
      <w:bookmarkStart w:id="767" w:name="_Toc341053362"/>
      <w:r w:rsidRPr="00D62DBD">
        <w:rPr>
          <w:sz w:val="22"/>
          <w:szCs w:val="22"/>
          <w:lang w:val="es-ES_tradnl" w:eastAsia="ja-JP"/>
        </w:rPr>
        <w:t>Por último, se realiza</w:t>
      </w:r>
      <w:del w:id="768" w:author="614n" w:date="2013-02-09T22:59:00Z">
        <w:r w:rsidRPr="00D62DBD" w:rsidDel="00F210E7">
          <w:rPr>
            <w:sz w:val="22"/>
            <w:szCs w:val="22"/>
            <w:lang w:val="es-ES_tradnl" w:eastAsia="ja-JP"/>
          </w:rPr>
          <w:delText>n</w:delText>
        </w:r>
      </w:del>
      <w:r w:rsidRPr="00D62DBD">
        <w:rPr>
          <w:sz w:val="22"/>
          <w:szCs w:val="22"/>
          <w:lang w:val="es-ES_tradnl" w:eastAsia="ja-JP"/>
        </w:rPr>
        <w:t xml:space="preserve"> las pruebas unitarias y en conjunto, al probar el caso de uso y la correcta funcionalidad del sistema completo integrado</w:t>
      </w:r>
      <w:bookmarkEnd w:id="765"/>
      <w:bookmarkEnd w:id="766"/>
      <w:r w:rsidRPr="00D62DBD">
        <w:rPr>
          <w:sz w:val="22"/>
          <w:szCs w:val="22"/>
          <w:lang w:val="es-ES_tradnl" w:eastAsia="ja-JP"/>
        </w:rPr>
        <w:t>.</w:t>
      </w:r>
      <w:bookmarkEnd w:id="767"/>
    </w:p>
    <w:p w:rsidR="003D3B7F" w:rsidRDefault="003D3B7F"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Pr="00D62DBD" w:rsidRDefault="0068499E" w:rsidP="003D3B7F">
      <w:pPr>
        <w:rPr>
          <w:lang w:val="es-ES_tradnl"/>
        </w:rPr>
      </w:pPr>
    </w:p>
    <w:p w:rsidR="002F1C2A" w:rsidRPr="00DD75CF" w:rsidRDefault="002F1C2A">
      <w:pPr>
        <w:pStyle w:val="Ttulo1"/>
        <w:numPr>
          <w:ilvl w:val="0"/>
          <w:numId w:val="6"/>
        </w:numPr>
        <w:jc w:val="left"/>
        <w:rPr>
          <w:color w:val="auto"/>
          <w:lang w:val="es-PE"/>
        </w:rPr>
        <w:pPrChange w:id="769" w:author="614n" w:date="2013-02-09T23:01:00Z">
          <w:pPr>
            <w:pStyle w:val="Ttulo1"/>
            <w:numPr>
              <w:numId w:val="6"/>
            </w:numPr>
            <w:ind w:left="360" w:hanging="360"/>
          </w:pPr>
        </w:pPrChange>
      </w:pPr>
      <w:bookmarkStart w:id="770" w:name="_Toc342250000"/>
      <w:r w:rsidRPr="00DD75CF">
        <w:rPr>
          <w:color w:val="auto"/>
          <w:lang w:val="es-PE"/>
        </w:rPr>
        <w:lastRenderedPageBreak/>
        <w:t>Capítulo</w:t>
      </w:r>
      <w:del w:id="771" w:author="614n" w:date="2013-04-03T19:35:00Z">
        <w:r w:rsidRPr="00DD75CF" w:rsidDel="00DB642D">
          <w:rPr>
            <w:color w:val="auto"/>
            <w:lang w:val="es-PE"/>
          </w:rPr>
          <w:delText xml:space="preserve"> 6</w:delText>
        </w:r>
      </w:del>
      <w:r w:rsidRPr="00DD75CF">
        <w:rPr>
          <w:color w:val="auto"/>
          <w:lang w:val="es-PE"/>
        </w:rPr>
        <w:t>: Observaciones, conclusiones y recomendaciones</w:t>
      </w:r>
      <w:bookmarkEnd w:id="770"/>
    </w:p>
    <w:p w:rsidR="003D3B7F" w:rsidRDefault="003D3B7F" w:rsidP="005144C5">
      <w:pPr>
        <w:tabs>
          <w:tab w:val="num" w:pos="851"/>
        </w:tabs>
        <w:spacing w:line="276" w:lineRule="auto"/>
        <w:ind w:left="426"/>
        <w:rPr>
          <w:sz w:val="22"/>
          <w:szCs w:val="22"/>
          <w:lang w:eastAsia="ja-JP"/>
        </w:rPr>
      </w:pPr>
    </w:p>
    <w:p w:rsidR="00DE0F4E" w:rsidRPr="008B4D26" w:rsidRDefault="00DE0F4E" w:rsidP="00DE0F4E">
      <w:pPr>
        <w:tabs>
          <w:tab w:val="num" w:pos="851"/>
        </w:tabs>
        <w:spacing w:line="276" w:lineRule="auto"/>
        <w:ind w:left="426"/>
        <w:rPr>
          <w:sz w:val="22"/>
          <w:szCs w:val="22"/>
          <w:lang w:val="es-ES_tradnl" w:eastAsia="ja-JP"/>
        </w:rPr>
      </w:pPr>
      <w:r w:rsidRPr="008B4D26">
        <w:rPr>
          <w:sz w:val="22"/>
          <w:szCs w:val="22"/>
          <w:lang w:val="es-ES_tradnl" w:eastAsia="ja-JP"/>
        </w:rPr>
        <w:t xml:space="preserve">En este </w:t>
      </w:r>
      <w:r w:rsidRPr="00E14B24">
        <w:rPr>
          <w:sz w:val="22"/>
          <w:szCs w:val="22"/>
          <w:lang w:val="es-ES_tradnl" w:eastAsia="ja-JP"/>
        </w:rPr>
        <w:t>capítulo</w:t>
      </w:r>
      <w:r w:rsidRPr="008B4D26">
        <w:rPr>
          <w:sz w:val="22"/>
          <w:szCs w:val="22"/>
          <w:lang w:val="es-ES_tradnl" w:eastAsia="ja-JP"/>
        </w:rPr>
        <w:t xml:space="preserve"> se detalla las diferentes observaciones que se obtuvo a lo largo de la elaboración del sistema de cafeterías, además se define las conclusiones y recomendaciones para los trabajos futuros.</w:t>
      </w:r>
    </w:p>
    <w:p w:rsidR="008E1D53" w:rsidRPr="00AD2EFD" w:rsidRDefault="00AD2EFD" w:rsidP="00AD2EFD">
      <w:pPr>
        <w:pStyle w:val="Ttulo2"/>
        <w:numPr>
          <w:ilvl w:val="1"/>
          <w:numId w:val="6"/>
        </w:numPr>
        <w:ind w:left="426" w:hanging="426"/>
        <w:rPr>
          <w:color w:val="auto"/>
          <w:sz w:val="24"/>
          <w:szCs w:val="24"/>
          <w:lang w:val="es-PE"/>
        </w:rPr>
      </w:pPr>
      <w:bookmarkStart w:id="772" w:name="_Toc342250001"/>
      <w:r w:rsidRPr="00AD2EFD">
        <w:rPr>
          <w:color w:val="auto"/>
          <w:sz w:val="24"/>
          <w:szCs w:val="24"/>
          <w:lang w:val="es-PE"/>
        </w:rPr>
        <w:t>Observaciones</w:t>
      </w:r>
      <w:bookmarkEnd w:id="772"/>
    </w:p>
    <w:p w:rsidR="00AD2EFD" w:rsidRPr="008B4D26" w:rsidRDefault="00AD2EFD" w:rsidP="00AD2EFD">
      <w:pPr>
        <w:tabs>
          <w:tab w:val="num" w:pos="851"/>
        </w:tabs>
        <w:spacing w:line="276" w:lineRule="auto"/>
        <w:ind w:left="426"/>
        <w:rPr>
          <w:sz w:val="22"/>
          <w:szCs w:val="22"/>
          <w:lang w:val="es-ES_tradnl" w:eastAsia="ja-JP"/>
        </w:rPr>
      </w:pPr>
      <w:r w:rsidRPr="008B4D26">
        <w:rPr>
          <w:sz w:val="22"/>
          <w:szCs w:val="22"/>
          <w:lang w:val="es-ES_tradnl" w:eastAsia="ja-JP"/>
        </w:rPr>
        <w:t>A continuación se presentará algunas observaciones que se encontró a lo largo del proyecto.</w:t>
      </w:r>
    </w:p>
    <w:p w:rsidR="00AD2EFD" w:rsidRPr="008B4D26" w:rsidRDefault="00AD2EFD" w:rsidP="00AD2EFD">
      <w:pPr>
        <w:tabs>
          <w:tab w:val="num" w:pos="851"/>
        </w:tabs>
        <w:spacing w:line="276" w:lineRule="auto"/>
        <w:ind w:left="426"/>
        <w:rPr>
          <w:sz w:val="22"/>
          <w:szCs w:val="22"/>
          <w:lang w:val="es-ES_tradnl" w:eastAsia="ja-JP"/>
        </w:rPr>
      </w:pPr>
    </w:p>
    <w:p w:rsidR="00AD2EFD" w:rsidRPr="00AD2EFD" w:rsidRDefault="00AD2EFD" w:rsidP="00AD2EFD">
      <w:pPr>
        <w:tabs>
          <w:tab w:val="num" w:pos="851"/>
        </w:tabs>
        <w:spacing w:line="276" w:lineRule="auto"/>
        <w:ind w:left="426"/>
        <w:rPr>
          <w:sz w:val="22"/>
          <w:szCs w:val="22"/>
          <w:lang w:val="es-ES_tradnl" w:eastAsia="ja-JP"/>
        </w:rPr>
      </w:pPr>
      <w:r w:rsidRPr="00AD2EFD">
        <w:rPr>
          <w:sz w:val="22"/>
          <w:szCs w:val="22"/>
          <w:lang w:val="es-ES_tradnl" w:eastAsia="ja-JP"/>
        </w:rPr>
        <w:t>El problema planteado en el presente tema de tesis fue detectado por el auge económico que existe en el mercado de comidas, que a medida de los años se está incrementando. En tal sentido, se elab</w:t>
      </w:r>
      <w:ins w:id="773" w:author="614n" w:date="2013-02-10T19:19:00Z">
        <w:r w:rsidR="00416A0F">
          <w:rPr>
            <w:sz w:val="22"/>
            <w:szCs w:val="22"/>
            <w:lang w:val="es-ES_tradnl" w:eastAsia="ja-JP"/>
          </w:rPr>
          <w:t>ora</w:t>
        </w:r>
      </w:ins>
      <w:del w:id="774" w:author="614n" w:date="2013-02-10T19:19:00Z">
        <w:r w:rsidRPr="00AD2EFD" w:rsidDel="00416A0F">
          <w:rPr>
            <w:sz w:val="22"/>
            <w:szCs w:val="22"/>
            <w:lang w:val="es-ES_tradnl" w:eastAsia="ja-JP"/>
          </w:rPr>
          <w:delText>oró</w:delText>
        </w:r>
      </w:del>
      <w:r w:rsidRPr="00AD2EFD">
        <w:rPr>
          <w:sz w:val="22"/>
          <w:szCs w:val="22"/>
          <w:lang w:val="es-ES_tradnl" w:eastAsia="ja-JP"/>
        </w:rPr>
        <w:t xml:space="preserve"> un sistema web para </w:t>
      </w:r>
      <w:ins w:id="775" w:author="614n" w:date="2013-02-10T20:51:00Z">
        <w:r w:rsidR="00324637">
          <w:rPr>
            <w:sz w:val="22"/>
            <w:szCs w:val="22"/>
            <w:lang w:val="es-ES_tradnl" w:eastAsia="ja-JP"/>
          </w:rPr>
          <w:t>aquellas empresas que quieren empezar</w:t>
        </w:r>
      </w:ins>
      <w:ins w:id="776" w:author="614n" w:date="2013-02-10T20:52:00Z">
        <w:r w:rsidR="00324637">
          <w:rPr>
            <w:sz w:val="22"/>
            <w:szCs w:val="22"/>
            <w:lang w:val="es-ES_tradnl" w:eastAsia="ja-JP"/>
          </w:rPr>
          <w:t xml:space="preserve"> el</w:t>
        </w:r>
      </w:ins>
      <w:ins w:id="777" w:author="614n" w:date="2013-02-10T20:51:00Z">
        <w:r w:rsidR="00324637">
          <w:rPr>
            <w:sz w:val="22"/>
            <w:szCs w:val="22"/>
            <w:lang w:val="es-ES_tradnl" w:eastAsia="ja-JP"/>
          </w:rPr>
          <w:t xml:space="preserve"> negocio </w:t>
        </w:r>
      </w:ins>
      <w:del w:id="778" w:author="614n" w:date="2013-02-10T20:52:00Z">
        <w:r w:rsidRPr="00AD2EFD" w:rsidDel="00324637">
          <w:rPr>
            <w:sz w:val="22"/>
            <w:szCs w:val="22"/>
            <w:lang w:val="es-ES_tradnl" w:eastAsia="ja-JP"/>
          </w:rPr>
          <w:delText xml:space="preserve">el uso </w:delText>
        </w:r>
      </w:del>
      <w:r w:rsidRPr="00AD2EFD">
        <w:rPr>
          <w:sz w:val="22"/>
          <w:szCs w:val="22"/>
          <w:lang w:val="es-ES_tradnl" w:eastAsia="ja-JP"/>
        </w:rPr>
        <w:t>de</w:t>
      </w:r>
      <w:del w:id="779" w:author="614n" w:date="2013-02-10T20:52:00Z">
        <w:r w:rsidRPr="00AD2EFD" w:rsidDel="00324637">
          <w:rPr>
            <w:sz w:val="22"/>
            <w:szCs w:val="22"/>
            <w:lang w:val="es-ES_tradnl" w:eastAsia="ja-JP"/>
          </w:rPr>
          <w:delText xml:space="preserve"> las</w:delText>
        </w:r>
      </w:del>
      <w:r w:rsidRPr="00AD2EFD">
        <w:rPr>
          <w:sz w:val="22"/>
          <w:szCs w:val="22"/>
          <w:lang w:val="es-ES_tradnl" w:eastAsia="ja-JP"/>
        </w:rPr>
        <w:t xml:space="preserve"> cafeterías</w:t>
      </w:r>
      <w:del w:id="780" w:author="614n" w:date="2013-02-10T20:52:00Z">
        <w:r w:rsidRPr="00AD2EFD" w:rsidDel="00324637">
          <w:rPr>
            <w:sz w:val="22"/>
            <w:szCs w:val="22"/>
            <w:lang w:val="es-ES_tradnl" w:eastAsia="ja-JP"/>
          </w:rPr>
          <w:delText xml:space="preserve"> que entran en el mercado</w:delText>
        </w:r>
      </w:del>
      <w:r w:rsidRPr="00AD2EFD">
        <w:rPr>
          <w:sz w:val="22"/>
          <w:szCs w:val="22"/>
          <w:lang w:val="es-ES_tradnl" w:eastAsia="ja-JP"/>
        </w:rPr>
        <w:t>.</w:t>
      </w:r>
    </w:p>
    <w:p w:rsidR="00AD2EFD" w:rsidRPr="00AD2EFD" w:rsidRDefault="00AD2EFD" w:rsidP="00AD2EFD">
      <w:pPr>
        <w:tabs>
          <w:tab w:val="num" w:pos="851"/>
        </w:tabs>
        <w:spacing w:line="276" w:lineRule="auto"/>
        <w:ind w:left="426"/>
        <w:rPr>
          <w:sz w:val="22"/>
          <w:szCs w:val="22"/>
          <w:lang w:val="es-ES_tradnl" w:eastAsia="ja-JP"/>
        </w:rPr>
      </w:pPr>
      <w:r w:rsidRPr="00AD2EFD">
        <w:rPr>
          <w:sz w:val="22"/>
          <w:szCs w:val="22"/>
          <w:lang w:val="es-ES_tradnl" w:eastAsia="ja-JP"/>
        </w:rPr>
        <w:t>La identificación de los requisitos para la elaboración del sistema fue una tarea clave, porque con ellos se puede detectar las diferentes necesidades que tiene un negocio de cafeterías para así poder estimar el tiempo de desarrollo.</w:t>
      </w:r>
    </w:p>
    <w:p w:rsidR="00AD2EFD" w:rsidRPr="00AD2EFD" w:rsidRDefault="00AD2EFD" w:rsidP="00AD2EFD">
      <w:pPr>
        <w:tabs>
          <w:tab w:val="num" w:pos="851"/>
        </w:tabs>
        <w:spacing w:line="276" w:lineRule="auto"/>
        <w:ind w:left="426"/>
        <w:rPr>
          <w:sz w:val="22"/>
          <w:szCs w:val="22"/>
          <w:lang w:val="es-ES_tradnl" w:eastAsia="ja-JP"/>
        </w:rPr>
      </w:pPr>
      <w:r w:rsidRPr="00AD2EFD">
        <w:rPr>
          <w:sz w:val="22"/>
          <w:szCs w:val="22"/>
          <w:lang w:val="es-ES_tradnl" w:eastAsia="ja-JP"/>
        </w:rPr>
        <w:t>En la etapa de construcción y pruebas es importante desarrollar las pruebas necesarias a medida que se va construyendo el sistema para así determinar los posibles errores que puede tener el sistema</w:t>
      </w:r>
      <w:ins w:id="781" w:author="614n" w:date="2013-02-09T23:01:00Z">
        <w:r w:rsidR="008278D4">
          <w:rPr>
            <w:sz w:val="22"/>
            <w:szCs w:val="22"/>
            <w:lang w:val="es-ES_tradnl" w:eastAsia="ja-JP"/>
          </w:rPr>
          <w:t xml:space="preserve"> y corregir los errores</w:t>
        </w:r>
      </w:ins>
      <w:r w:rsidRPr="00AD2EFD">
        <w:rPr>
          <w:sz w:val="22"/>
          <w:szCs w:val="22"/>
          <w:lang w:val="es-ES_tradnl" w:eastAsia="ja-JP"/>
        </w:rPr>
        <w:t xml:space="preserve"> antes de la última versión.</w:t>
      </w:r>
    </w:p>
    <w:p w:rsidR="00AD2EFD" w:rsidRDefault="00AD2EFD" w:rsidP="00AD2EFD">
      <w:pPr>
        <w:pStyle w:val="Ttulo2"/>
        <w:numPr>
          <w:ilvl w:val="1"/>
          <w:numId w:val="6"/>
        </w:numPr>
        <w:ind w:left="426" w:hanging="426"/>
        <w:rPr>
          <w:color w:val="auto"/>
          <w:sz w:val="24"/>
          <w:szCs w:val="24"/>
          <w:lang w:val="es-PE"/>
        </w:rPr>
      </w:pPr>
      <w:bookmarkStart w:id="782" w:name="_Toc342250002"/>
      <w:r w:rsidRPr="00AD2EFD">
        <w:rPr>
          <w:color w:val="auto"/>
          <w:sz w:val="24"/>
          <w:szCs w:val="24"/>
          <w:lang w:val="es-PE"/>
        </w:rPr>
        <w:t>Conclusiones</w:t>
      </w:r>
      <w:bookmarkEnd w:id="782"/>
    </w:p>
    <w:p w:rsidR="00AD2EFD" w:rsidRPr="00AD2EFD" w:rsidRDefault="00AD2EFD" w:rsidP="00AD2EFD">
      <w:pPr>
        <w:rPr>
          <w:lang w:val="es-PE"/>
        </w:rPr>
      </w:pPr>
    </w:p>
    <w:p w:rsidR="00AD2EFD" w:rsidRPr="008B4D26" w:rsidRDefault="00AD2EFD" w:rsidP="00AD2EFD">
      <w:pPr>
        <w:tabs>
          <w:tab w:val="num" w:pos="851"/>
        </w:tabs>
        <w:spacing w:line="276" w:lineRule="auto"/>
        <w:ind w:left="426"/>
        <w:rPr>
          <w:sz w:val="22"/>
          <w:szCs w:val="22"/>
          <w:lang w:val="es-ES_tradnl" w:eastAsia="ja-JP"/>
        </w:rPr>
      </w:pPr>
      <w:r w:rsidRPr="008B4D26">
        <w:rPr>
          <w:sz w:val="22"/>
          <w:szCs w:val="22"/>
          <w:lang w:val="es-ES_tradnl" w:eastAsia="ja-JP"/>
        </w:rPr>
        <w:t>Durante la elaboración del trabajo realizado se ha podido llegar a las siguientes conclusiones.</w:t>
      </w:r>
    </w:p>
    <w:p w:rsidR="00AD2EFD" w:rsidRPr="008B4D26" w:rsidRDefault="00AD2EFD" w:rsidP="00AD2EFD">
      <w:pPr>
        <w:tabs>
          <w:tab w:val="num" w:pos="851"/>
        </w:tabs>
        <w:spacing w:line="276" w:lineRule="auto"/>
        <w:ind w:left="426"/>
        <w:rPr>
          <w:sz w:val="22"/>
          <w:szCs w:val="22"/>
          <w:lang w:val="es-ES_tradnl" w:eastAsia="ja-JP"/>
        </w:rPr>
      </w:pP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 xml:space="preserve">Se logró realizar el análisis, diseño y construcción </w:t>
      </w:r>
      <w:del w:id="783" w:author="614n" w:date="2013-02-09T23:02:00Z">
        <w:r w:rsidRPr="00AD2EFD" w:rsidDel="003D5211">
          <w:rPr>
            <w:rFonts w:ascii="Arial" w:hAnsi="Arial" w:cs="Arial"/>
            <w:lang w:val="es-ES_tradnl"/>
          </w:rPr>
          <w:delText xml:space="preserve"> </w:delText>
        </w:r>
      </w:del>
      <w:ins w:id="784" w:author="614n" w:date="2013-02-09T23:02:00Z">
        <w:r w:rsidR="003D5211">
          <w:rPr>
            <w:rFonts w:ascii="Arial" w:hAnsi="Arial" w:cs="Arial"/>
            <w:lang w:val="es-ES_tradnl"/>
          </w:rPr>
          <w:t>d</w:t>
        </w:r>
      </w:ins>
      <w:r w:rsidRPr="00AD2EFD">
        <w:rPr>
          <w:rFonts w:ascii="Arial" w:hAnsi="Arial" w:cs="Arial"/>
          <w:lang w:val="es-ES_tradnl"/>
        </w:rPr>
        <w:t xml:space="preserve">el sistema que abarca las áreas principales de un negocio de cafeterías </w:t>
      </w:r>
      <w:del w:id="785" w:author="614n" w:date="2013-02-09T23:03:00Z">
        <w:r w:rsidRPr="00AD2EFD" w:rsidDel="003D5211">
          <w:rPr>
            <w:rFonts w:ascii="Arial" w:hAnsi="Arial" w:cs="Arial"/>
            <w:lang w:val="es-ES_tradnl"/>
          </w:rPr>
          <w:delText>que son</w:delText>
        </w:r>
      </w:del>
      <w:ins w:id="786" w:author="614n" w:date="2013-02-09T23:03:00Z">
        <w:r w:rsidR="003D5211">
          <w:rPr>
            <w:rFonts w:ascii="Arial" w:hAnsi="Arial" w:cs="Arial"/>
            <w:lang w:val="es-ES_tradnl"/>
          </w:rPr>
          <w:t>como</w:t>
        </w:r>
      </w:ins>
      <w:r w:rsidRPr="00AD2EFD">
        <w:rPr>
          <w:rFonts w:ascii="Arial" w:hAnsi="Arial" w:cs="Arial"/>
          <w:lang w:val="es-ES_tradnl"/>
        </w:rPr>
        <w:t xml:space="preserve"> el de administración, ventas, compras y almacén.</w:t>
      </w:r>
    </w:p>
    <w:p w:rsidR="00AD2EFD" w:rsidRPr="00AD2EFD" w:rsidRDefault="00416A0F" w:rsidP="00AD2EFD">
      <w:pPr>
        <w:pStyle w:val="Prrafodelista"/>
        <w:numPr>
          <w:ilvl w:val="0"/>
          <w:numId w:val="10"/>
        </w:numPr>
        <w:jc w:val="both"/>
        <w:rPr>
          <w:rFonts w:ascii="Arial" w:hAnsi="Arial" w:cs="Arial"/>
          <w:lang w:val="es-ES_tradnl"/>
        </w:rPr>
      </w:pPr>
      <w:ins w:id="787" w:author="614n" w:date="2013-02-10T19:18:00Z">
        <w:r w:rsidRPr="00416A0F">
          <w:rPr>
            <w:rFonts w:ascii="Arial" w:hAnsi="Arial" w:cs="Arial"/>
            <w:lang w:val="es-ES_tradnl"/>
            <w:rPrChange w:id="788" w:author="614n" w:date="2013-02-10T19:18:00Z">
              <w:rPr>
                <w:rFonts w:ascii="Arial" w:hAnsi="Arial" w:cs="Arial"/>
                <w:highlight w:val="yellow"/>
                <w:lang w:val="es-ES_tradnl"/>
              </w:rPr>
            </w:rPrChange>
          </w:rPr>
          <w:t>Enfatizar</w:t>
        </w:r>
      </w:ins>
      <w:del w:id="789" w:author="614n" w:date="2013-02-10T19:18:00Z">
        <w:r w:rsidR="00AD2EFD" w:rsidRPr="00416A0F" w:rsidDel="00416A0F">
          <w:rPr>
            <w:rFonts w:ascii="Arial" w:hAnsi="Arial" w:cs="Arial"/>
            <w:lang w:val="es-ES_tradnl"/>
          </w:rPr>
          <w:delText>Verificar</w:delText>
        </w:r>
      </w:del>
      <w:r w:rsidR="00AD2EFD" w:rsidRPr="00AD2EFD">
        <w:rPr>
          <w:rFonts w:ascii="Arial" w:hAnsi="Arial" w:cs="Arial"/>
          <w:lang w:val="es-ES_tradnl"/>
        </w:rPr>
        <w:t xml:space="preserve"> la importancia de la etapa de análisis y diseño al momento de  implementar el sistema; porque, debido al correcto desarrollo de estas etapas se logró construir el sistema sin cambios significativos que perjudiquen al plan del proyecto.</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Se ha cumplido con el objetivo de desarrollar el sistema según lo establecido al inicio del proyecto cubriendo con todos los requisitos y además siguiendo con el plan de proyecto.</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Los reportes generados por el sistema le dan una gran ayuda al gerente porque muestra de forma detalla y concisa información relevante que necesita la empresa.</w:t>
      </w:r>
    </w:p>
    <w:p w:rsidR="00AD2EFD" w:rsidRPr="00AD2EFD" w:rsidRDefault="00AD2EFD" w:rsidP="00AD2EFD">
      <w:pPr>
        <w:pStyle w:val="Ttulo2"/>
        <w:numPr>
          <w:ilvl w:val="1"/>
          <w:numId w:val="6"/>
        </w:numPr>
        <w:ind w:left="426" w:hanging="426"/>
        <w:rPr>
          <w:color w:val="auto"/>
          <w:sz w:val="24"/>
          <w:szCs w:val="24"/>
          <w:lang w:val="es-PE"/>
        </w:rPr>
      </w:pPr>
      <w:bookmarkStart w:id="790" w:name="_Toc342250003"/>
      <w:r w:rsidRPr="00AD2EFD">
        <w:rPr>
          <w:color w:val="auto"/>
          <w:sz w:val="24"/>
          <w:szCs w:val="24"/>
          <w:lang w:val="es-PE"/>
        </w:rPr>
        <w:t>Recomendaciones</w:t>
      </w:r>
      <w:bookmarkEnd w:id="790"/>
    </w:p>
    <w:p w:rsidR="00AD2EFD" w:rsidRDefault="00AD2EFD" w:rsidP="005144C5">
      <w:pPr>
        <w:tabs>
          <w:tab w:val="num" w:pos="851"/>
        </w:tabs>
        <w:spacing w:line="276" w:lineRule="auto"/>
        <w:ind w:left="426"/>
        <w:rPr>
          <w:sz w:val="22"/>
          <w:szCs w:val="22"/>
          <w:lang w:eastAsia="ja-JP"/>
        </w:rPr>
      </w:pPr>
    </w:p>
    <w:p w:rsidR="00AD2EFD" w:rsidRDefault="00AD2EFD" w:rsidP="00AD2EFD">
      <w:pPr>
        <w:tabs>
          <w:tab w:val="num" w:pos="851"/>
        </w:tabs>
        <w:spacing w:line="276" w:lineRule="auto"/>
        <w:ind w:left="426"/>
        <w:rPr>
          <w:sz w:val="22"/>
          <w:szCs w:val="22"/>
          <w:lang w:val="es-ES_tradnl" w:eastAsia="ja-JP"/>
        </w:rPr>
      </w:pPr>
      <w:r w:rsidRPr="008B4D26">
        <w:rPr>
          <w:sz w:val="22"/>
          <w:szCs w:val="22"/>
          <w:lang w:val="es-ES_tradnl" w:eastAsia="ja-JP"/>
        </w:rPr>
        <w:t xml:space="preserve">Es </w:t>
      </w:r>
      <w:r>
        <w:rPr>
          <w:sz w:val="22"/>
          <w:szCs w:val="22"/>
          <w:lang w:val="es-ES_tradnl" w:eastAsia="ja-JP"/>
        </w:rPr>
        <w:t>recomendable para futuras versiones del sistema añadir las siguientes funcionalidades:</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 xml:space="preserve">Diseñar el sistema completo pero en versión móviles para las diferentes plataformas existentes actualmente como son el Blackberry, IOS y el </w:t>
      </w:r>
      <w:r w:rsidRPr="00AD2EFD">
        <w:rPr>
          <w:rFonts w:ascii="Arial" w:hAnsi="Arial" w:cs="Arial"/>
          <w:lang w:val="es-ES_tradnl"/>
        </w:rPr>
        <w:lastRenderedPageBreak/>
        <w:t>Android. Con la versión móvil del sistema el usuario podrá acceder con facilidad desde cualquier dispositivo móvil.</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 xml:space="preserve">Añadir nuevas funcionalidades al sistema como es el pago al proveedor </w:t>
      </w:r>
      <w:ins w:id="791" w:author="614n" w:date="2013-02-10T20:20:00Z">
        <w:r w:rsidR="00920EC5">
          <w:rPr>
            <w:rFonts w:ascii="Arial" w:hAnsi="Arial" w:cs="Arial"/>
            <w:lang w:val="es-ES_tradnl"/>
          </w:rPr>
          <w:t xml:space="preserve">mediante convenios con bancos, </w:t>
        </w:r>
      </w:ins>
      <w:r w:rsidRPr="00AD2EFD">
        <w:rPr>
          <w:rFonts w:ascii="Arial" w:hAnsi="Arial" w:cs="Arial"/>
          <w:lang w:val="es-ES_tradnl"/>
        </w:rPr>
        <w:t xml:space="preserve">que se realiza en el momento que se registra una orden de compra. </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Integrar con otras tecnologías existentes para facilitar el</w:t>
      </w:r>
      <w:ins w:id="792" w:author="614n" w:date="2013-02-10T20:19:00Z">
        <w:r w:rsidR="00920EC5">
          <w:rPr>
            <w:rFonts w:ascii="Arial" w:hAnsi="Arial" w:cs="Arial"/>
            <w:lang w:val="es-ES_tradnl"/>
          </w:rPr>
          <w:t xml:space="preserve"> control de insumos que ingresan al </w:t>
        </w:r>
      </w:ins>
      <w:ins w:id="793" w:author="614n" w:date="2013-02-10T20:20:00Z">
        <w:r w:rsidR="00920EC5">
          <w:rPr>
            <w:rFonts w:ascii="Arial" w:hAnsi="Arial" w:cs="Arial"/>
            <w:lang w:val="es-ES_tradnl"/>
          </w:rPr>
          <w:t>almacén</w:t>
        </w:r>
      </w:ins>
      <w:ins w:id="794" w:author="614n" w:date="2013-02-10T20:19:00Z">
        <w:r w:rsidR="00920EC5">
          <w:rPr>
            <w:rFonts w:ascii="Arial" w:hAnsi="Arial" w:cs="Arial"/>
            <w:lang w:val="es-ES_tradnl"/>
          </w:rPr>
          <w:t xml:space="preserve">, </w:t>
        </w:r>
      </w:ins>
      <w:del w:id="795" w:author="614n" w:date="2013-02-10T20:19:00Z">
        <w:r w:rsidRPr="00AD2EFD" w:rsidDel="00920EC5">
          <w:rPr>
            <w:rFonts w:ascii="Arial" w:hAnsi="Arial" w:cs="Arial"/>
            <w:lang w:val="es-ES_tradnl"/>
          </w:rPr>
          <w:delText xml:space="preserve"> uso </w:delText>
        </w:r>
      </w:del>
      <w:r w:rsidRPr="00AD2EFD">
        <w:rPr>
          <w:rFonts w:ascii="Arial" w:hAnsi="Arial" w:cs="Arial"/>
          <w:lang w:val="es-ES_tradnl"/>
        </w:rPr>
        <w:t>como por ejemplo el uso de código de barras al momento de registrar un insumo.</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 xml:space="preserve">Añadir nueva funcionalidad como el pago de la venta que realiza un cliente por medio de una tarjeta, para eso es necesario integrar al sistema una lectora de tarjetas electrónicas. </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Diseñar un método de calificación para los proveedores dependiendo de su historial, para poder escoger al mejor proveedor al momento de realizar una orden de compra.</w:t>
      </w:r>
    </w:p>
    <w:p w:rsidR="00AD2EFD" w:rsidRPr="00AD2EFD" w:rsidRDefault="00AD2EFD" w:rsidP="005144C5">
      <w:pPr>
        <w:tabs>
          <w:tab w:val="num" w:pos="851"/>
        </w:tabs>
        <w:spacing w:line="276" w:lineRule="auto"/>
        <w:ind w:left="426"/>
        <w:rPr>
          <w:sz w:val="22"/>
          <w:szCs w:val="22"/>
          <w:lang w:val="es-ES_tradnl" w:eastAsia="ja-JP"/>
        </w:rPr>
      </w:pPr>
    </w:p>
    <w:p w:rsidR="00AD2EFD" w:rsidRDefault="00AD2EFD" w:rsidP="005144C5">
      <w:pPr>
        <w:tabs>
          <w:tab w:val="num" w:pos="851"/>
        </w:tabs>
        <w:spacing w:line="276" w:lineRule="auto"/>
        <w:ind w:left="426"/>
        <w:rPr>
          <w:sz w:val="22"/>
          <w:szCs w:val="22"/>
          <w:lang w:eastAsia="ja-JP"/>
        </w:rPr>
      </w:pPr>
    </w:p>
    <w:p w:rsidR="00CB15BF" w:rsidRDefault="00CB15BF" w:rsidP="005144C5">
      <w:pPr>
        <w:tabs>
          <w:tab w:val="num" w:pos="851"/>
        </w:tabs>
        <w:spacing w:line="276" w:lineRule="auto"/>
        <w:ind w:left="426"/>
        <w:rPr>
          <w:sz w:val="22"/>
          <w:szCs w:val="22"/>
          <w:lang w:eastAsia="ja-JP"/>
        </w:rPr>
      </w:pPr>
    </w:p>
    <w:p w:rsidR="00CB15BF" w:rsidRDefault="00CB15BF" w:rsidP="00CB15BF">
      <w:pPr>
        <w:pStyle w:val="Ttulo1"/>
        <w:numPr>
          <w:ilvl w:val="0"/>
          <w:numId w:val="6"/>
        </w:numPr>
        <w:rPr>
          <w:color w:val="auto"/>
          <w:lang w:val="es-PE"/>
        </w:rPr>
      </w:pPr>
      <w:bookmarkStart w:id="796" w:name="_Toc342250004"/>
      <w:r w:rsidRPr="00CB15BF">
        <w:rPr>
          <w:color w:val="auto"/>
          <w:lang w:val="es-PE"/>
        </w:rPr>
        <w:t>Referencias</w:t>
      </w:r>
      <w:bookmarkEnd w:id="796"/>
    </w:p>
    <w:p w:rsidR="00122662" w:rsidRPr="00122662" w:rsidRDefault="00122662" w:rsidP="00122662">
      <w:pPr>
        <w:tabs>
          <w:tab w:val="num" w:pos="851"/>
        </w:tabs>
        <w:spacing w:line="276" w:lineRule="auto"/>
        <w:ind w:left="426"/>
        <w:rPr>
          <w:sz w:val="22"/>
          <w:szCs w:val="22"/>
          <w:lang w:eastAsia="ja-JP"/>
        </w:rPr>
      </w:pPr>
    </w:p>
    <w:p w:rsidR="00122662" w:rsidRPr="00EF194E" w:rsidRDefault="00122662" w:rsidP="00122662">
      <w:pPr>
        <w:pStyle w:val="Prrafodelista"/>
        <w:ind w:left="360"/>
        <w:rPr>
          <w:rFonts w:ascii="Arial" w:hAnsi="Arial" w:cs="Arial"/>
          <w:lang w:val="es-PE" w:eastAsia="ja-JP"/>
        </w:rPr>
      </w:pPr>
      <w:r w:rsidRPr="00EF194E">
        <w:rPr>
          <w:rFonts w:ascii="Arial" w:hAnsi="Arial" w:cs="Arial"/>
          <w:lang w:val="es-ES_tradnl" w:eastAsia="ja-JP"/>
        </w:rPr>
        <w:t xml:space="preserve">[1] </w:t>
      </w:r>
      <w:r w:rsidRPr="00EF194E">
        <w:rPr>
          <w:rFonts w:ascii="Arial" w:hAnsi="Arial" w:cs="Arial"/>
          <w:lang w:val="es-ES_tradnl" w:eastAsia="ja-JP"/>
        </w:rPr>
        <w:fldChar w:fldCharType="begin"/>
      </w:r>
      <w:r w:rsidRPr="00EF194E">
        <w:rPr>
          <w:rFonts w:ascii="Arial" w:hAnsi="Arial" w:cs="Arial"/>
          <w:lang w:val="es-PE" w:eastAsia="ja-JP"/>
        </w:rPr>
        <w:instrText xml:space="preserve"> ADDIN EN.REFLIST </w:instrText>
      </w:r>
      <w:r w:rsidRPr="00EF194E">
        <w:rPr>
          <w:rFonts w:ascii="Arial" w:hAnsi="Arial" w:cs="Arial"/>
          <w:lang w:val="es-ES_tradnl" w:eastAsia="ja-JP"/>
        </w:rPr>
        <w:fldChar w:fldCharType="separate"/>
      </w:r>
      <w:r w:rsidRPr="00EF194E">
        <w:rPr>
          <w:rFonts w:ascii="Arial" w:hAnsi="Arial" w:cs="Arial"/>
          <w:lang w:val="es-PE" w:eastAsia="ja-JP"/>
        </w:rPr>
        <w:t>CASTELLANOS, Luis.</w:t>
      </w:r>
    </w:p>
    <w:p w:rsidR="00122662" w:rsidRPr="00EF194E" w:rsidRDefault="00122662" w:rsidP="00122662">
      <w:pPr>
        <w:pStyle w:val="Prrafodelista"/>
        <w:ind w:left="1418" w:hanging="1058"/>
        <w:rPr>
          <w:rFonts w:ascii="Arial" w:hAnsi="Arial" w:cs="Arial"/>
          <w:lang w:val="es-PE" w:eastAsia="ja-JP"/>
        </w:rPr>
      </w:pPr>
      <w:r w:rsidRPr="00EF194E">
        <w:rPr>
          <w:rFonts w:ascii="Arial" w:hAnsi="Arial" w:cs="Arial"/>
          <w:lang w:val="es-PE" w:eastAsia="ja-JP"/>
        </w:rPr>
        <w:t xml:space="preserve">2011  </w:t>
      </w:r>
      <w:r w:rsidRPr="00EF194E">
        <w:rPr>
          <w:rFonts w:ascii="Arial" w:hAnsi="Arial" w:cs="Arial"/>
          <w:lang w:val="es-PE" w:eastAsia="ja-JP"/>
        </w:rPr>
        <w:tab/>
        <w:t>"</w:t>
      </w:r>
      <w:r w:rsidRPr="00EF194E">
        <w:rPr>
          <w:rFonts w:ascii="Arial" w:hAnsi="Arial" w:cs="Arial"/>
          <w:i/>
          <w:lang w:val="es-PE" w:eastAsia="ja-JP"/>
        </w:rPr>
        <w:t>Desarrollo de Sistemas de Información bajo un enfoque incremental.</w:t>
      </w:r>
      <w:r w:rsidRPr="00EF194E">
        <w:rPr>
          <w:rFonts w:ascii="Arial" w:hAnsi="Arial" w:cs="Arial"/>
          <w:lang w:val="es-PE" w:eastAsia="ja-JP"/>
        </w:rPr>
        <w:t xml:space="preserve">" Maracaibo </w:t>
      </w:r>
    </w:p>
    <w:p w:rsidR="00122662" w:rsidRPr="00EF194E" w:rsidRDefault="00122662" w:rsidP="00122662">
      <w:pPr>
        <w:pStyle w:val="Prrafodelista"/>
        <w:ind w:left="360"/>
        <w:rPr>
          <w:rFonts w:ascii="Arial" w:hAnsi="Arial" w:cs="Arial"/>
          <w:lang w:val="es-PE" w:eastAsia="ja-JP"/>
        </w:rPr>
      </w:pPr>
    </w:p>
    <w:p w:rsidR="00122662" w:rsidRPr="00DA20BC" w:rsidRDefault="00122662" w:rsidP="00122662">
      <w:pPr>
        <w:pStyle w:val="Prrafodelista"/>
        <w:spacing w:line="312" w:lineRule="auto"/>
        <w:ind w:left="360"/>
        <w:rPr>
          <w:rFonts w:ascii="Arial" w:hAnsi="Arial" w:cs="Arial"/>
          <w:lang w:val="es-PE" w:eastAsia="ja-JP"/>
        </w:rPr>
      </w:pPr>
      <w:r w:rsidRPr="00DA20BC">
        <w:rPr>
          <w:rFonts w:ascii="Arial" w:hAnsi="Arial" w:cs="Arial"/>
          <w:lang w:val="es-PE" w:eastAsia="ja-JP"/>
        </w:rPr>
        <w:t>[2]DIAZ DE SANTOS</w:t>
      </w:r>
    </w:p>
    <w:p w:rsidR="00122662" w:rsidRPr="00EF194E" w:rsidRDefault="00122662" w:rsidP="00122662">
      <w:pPr>
        <w:pStyle w:val="Prrafodelista"/>
        <w:spacing w:line="312" w:lineRule="auto"/>
        <w:ind w:left="1418" w:hanging="1058"/>
        <w:rPr>
          <w:rFonts w:ascii="Arial" w:hAnsi="Arial" w:cs="Arial"/>
          <w:lang w:val="es-PE" w:eastAsia="ja-JP"/>
        </w:rPr>
      </w:pPr>
      <w:r>
        <w:rPr>
          <w:rFonts w:ascii="Arial" w:hAnsi="Arial" w:cs="Arial"/>
          <w:lang w:val="es-PE" w:eastAsia="ja-JP"/>
        </w:rPr>
        <w:t>1996</w:t>
      </w:r>
      <w:r w:rsidRPr="00EF194E">
        <w:rPr>
          <w:rFonts w:ascii="Arial" w:hAnsi="Arial" w:cs="Arial"/>
          <w:lang w:val="es-PE" w:eastAsia="ja-JP"/>
        </w:rPr>
        <w:tab/>
        <w:t>“Compras e Inventarios”, 3 edición, Editorial MAPCAL, S.A, Madrid-España.</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spacing w:line="312" w:lineRule="auto"/>
        <w:ind w:left="360"/>
        <w:rPr>
          <w:rFonts w:ascii="Arial" w:hAnsi="Arial" w:cs="Arial"/>
          <w:lang w:val="es-ES_tradnl" w:eastAsia="ja-JP"/>
        </w:rPr>
      </w:pPr>
      <w:r w:rsidRPr="00EF194E">
        <w:rPr>
          <w:rFonts w:ascii="Arial" w:hAnsi="Arial" w:cs="Arial"/>
          <w:lang w:val="es-ES_tradnl" w:eastAsia="ja-JP"/>
        </w:rPr>
        <w:t>[3] ESKER Iberica, S.L.</w:t>
      </w:r>
    </w:p>
    <w:p w:rsidR="00122662" w:rsidRPr="00EF194E" w:rsidRDefault="00122662" w:rsidP="00122662">
      <w:pPr>
        <w:pStyle w:val="Prrafodelista"/>
        <w:spacing w:line="312" w:lineRule="auto"/>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w:t>
      </w:r>
      <w:r w:rsidRPr="00EF194E">
        <w:rPr>
          <w:rFonts w:ascii="Arial" w:hAnsi="Arial" w:cs="Arial"/>
          <w:i/>
          <w:lang w:val="es-ES_tradnl" w:eastAsia="ja-JP"/>
        </w:rPr>
        <w:t xml:space="preserve">Starbucks-Starbucks prepara un mejor café con Esker DeliveryWare” </w:t>
      </w:r>
      <w:r w:rsidRPr="00EF194E">
        <w:rPr>
          <w:rFonts w:ascii="Arial" w:hAnsi="Arial" w:cs="Arial"/>
          <w:lang w:val="es-ES_tradnl" w:eastAsia="ja-JP"/>
        </w:rPr>
        <w:t xml:space="preserve">Artículo de un Caso de estudio de la empresa ESKER IBERICA S.L.  </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spacing w:line="312" w:lineRule="auto"/>
        <w:ind w:left="360"/>
        <w:rPr>
          <w:rFonts w:ascii="Arial" w:hAnsi="Arial" w:cs="Arial"/>
          <w:lang w:val="es-PE" w:eastAsia="ja-JP"/>
        </w:rPr>
      </w:pPr>
      <w:r w:rsidRPr="00EF194E">
        <w:rPr>
          <w:rFonts w:ascii="Arial" w:hAnsi="Arial" w:cs="Arial"/>
          <w:lang w:val="es-PE" w:eastAsia="ja-JP"/>
        </w:rPr>
        <w:t>[4] GARCIA, Benjamín</w:t>
      </w:r>
    </w:p>
    <w:p w:rsidR="00122662" w:rsidRPr="00EF194E" w:rsidRDefault="00122662" w:rsidP="00122662">
      <w:pPr>
        <w:pStyle w:val="Prrafodelista"/>
        <w:spacing w:line="312" w:lineRule="auto"/>
        <w:ind w:left="360"/>
        <w:rPr>
          <w:rFonts w:ascii="Arial" w:hAnsi="Arial" w:cs="Arial"/>
          <w:lang w:val="es-PE" w:eastAsia="ja-JP"/>
        </w:rPr>
      </w:pPr>
      <w:r w:rsidRPr="00EF194E">
        <w:rPr>
          <w:rFonts w:ascii="Arial" w:hAnsi="Arial" w:cs="Arial"/>
          <w:lang w:val="es-PE" w:eastAsia="ja-JP"/>
        </w:rPr>
        <w:t>2008</w:t>
      </w:r>
      <w:r w:rsidRPr="00EF194E">
        <w:rPr>
          <w:rFonts w:ascii="Arial" w:hAnsi="Arial" w:cs="Arial"/>
          <w:lang w:val="es-PE" w:eastAsia="ja-JP"/>
        </w:rPr>
        <w:tab/>
        <w:t>“Negocio o Franquicia: El camino para hacer independiente”</w:t>
      </w:r>
    </w:p>
    <w:p w:rsidR="00122662" w:rsidRPr="00EF194E" w:rsidRDefault="00122662" w:rsidP="00122662">
      <w:pPr>
        <w:pStyle w:val="Prrafodelista"/>
        <w:ind w:left="360"/>
        <w:rPr>
          <w:rFonts w:ascii="Arial" w:hAnsi="Arial" w:cs="Arial"/>
          <w:lang w:val="es-ES_tradnl" w:eastAsia="ja-JP"/>
        </w:rPr>
      </w:pPr>
    </w:p>
    <w:p w:rsidR="00122662" w:rsidRPr="00EF194E" w:rsidRDefault="00122662" w:rsidP="00122662">
      <w:pPr>
        <w:pStyle w:val="Prrafodelista"/>
        <w:spacing w:line="312" w:lineRule="auto"/>
        <w:ind w:left="360"/>
        <w:rPr>
          <w:rFonts w:ascii="Arial" w:hAnsi="Arial" w:cs="Arial"/>
          <w:lang w:eastAsia="ja-JP"/>
        </w:rPr>
      </w:pPr>
      <w:r w:rsidRPr="00EF194E">
        <w:rPr>
          <w:rFonts w:ascii="Arial" w:hAnsi="Arial" w:cs="Arial"/>
          <w:lang w:eastAsia="ja-JP"/>
        </w:rPr>
        <w:t>[5] KROLL, Per</w:t>
      </w:r>
    </w:p>
    <w:p w:rsidR="00122662" w:rsidRPr="00EF194E" w:rsidRDefault="00122662" w:rsidP="00122662">
      <w:pPr>
        <w:pStyle w:val="Prrafodelista"/>
        <w:spacing w:line="312" w:lineRule="auto"/>
        <w:ind w:left="1418" w:hanging="1058"/>
        <w:rPr>
          <w:rFonts w:ascii="Arial" w:hAnsi="Arial" w:cs="Arial"/>
          <w:lang w:eastAsia="ja-JP"/>
        </w:rPr>
      </w:pPr>
      <w:r w:rsidRPr="00EF194E">
        <w:rPr>
          <w:rFonts w:ascii="Arial" w:hAnsi="Arial" w:cs="Arial"/>
          <w:lang w:eastAsia="ja-JP"/>
        </w:rPr>
        <w:t>2003</w:t>
      </w:r>
      <w:r w:rsidRPr="00EF194E">
        <w:rPr>
          <w:rFonts w:ascii="Arial" w:hAnsi="Arial" w:cs="Arial"/>
          <w:lang w:eastAsia="ja-JP"/>
        </w:rPr>
        <w:tab/>
        <w:t xml:space="preserve">“The Rational Unified Process Made Easy”, 5 edición, Editorial Person Education, INC. </w:t>
      </w:r>
    </w:p>
    <w:p w:rsidR="00122662" w:rsidRPr="00EF194E" w:rsidRDefault="00122662" w:rsidP="00122662">
      <w:pPr>
        <w:pStyle w:val="Prrafodelista"/>
        <w:spacing w:line="312" w:lineRule="auto"/>
        <w:ind w:left="360"/>
        <w:rPr>
          <w:rFonts w:ascii="Arial" w:hAnsi="Arial" w:cs="Arial"/>
          <w:lang w:eastAsia="ja-JP"/>
        </w:rPr>
      </w:pPr>
    </w:p>
    <w:p w:rsidR="00122662" w:rsidRPr="00EF194E" w:rsidRDefault="00122662" w:rsidP="00122662">
      <w:pPr>
        <w:pStyle w:val="Prrafodelista"/>
        <w:spacing w:line="312" w:lineRule="auto"/>
        <w:ind w:left="360"/>
        <w:rPr>
          <w:rFonts w:ascii="Arial" w:hAnsi="Arial" w:cs="Arial"/>
          <w:lang w:eastAsia="ja-JP"/>
        </w:rPr>
      </w:pPr>
      <w:r w:rsidRPr="00EF194E">
        <w:rPr>
          <w:rFonts w:ascii="Arial" w:hAnsi="Arial" w:cs="Arial"/>
          <w:lang w:eastAsia="ja-JP"/>
        </w:rPr>
        <w:t>[6] LAUDON, K.C; LAUDON, J.P</w:t>
      </w:r>
    </w:p>
    <w:p w:rsidR="00122662" w:rsidRPr="00EF194E" w:rsidRDefault="00122662" w:rsidP="00122662">
      <w:pPr>
        <w:pStyle w:val="Prrafodelista"/>
        <w:spacing w:line="312" w:lineRule="auto"/>
        <w:ind w:left="1418" w:hanging="1058"/>
        <w:rPr>
          <w:rFonts w:ascii="Arial" w:hAnsi="Arial" w:cs="Arial"/>
          <w:lang w:val="es-PE" w:eastAsia="ja-JP"/>
        </w:rPr>
      </w:pPr>
      <w:r w:rsidRPr="00EF194E">
        <w:rPr>
          <w:rFonts w:ascii="Arial" w:hAnsi="Arial" w:cs="Arial"/>
          <w:lang w:val="es-PE" w:eastAsia="ja-JP"/>
        </w:rPr>
        <w:t>2010</w:t>
      </w:r>
      <w:r w:rsidRPr="00EF194E">
        <w:rPr>
          <w:rFonts w:ascii="Arial" w:hAnsi="Arial" w:cs="Arial"/>
          <w:lang w:val="es-PE" w:eastAsia="ja-JP"/>
        </w:rPr>
        <w:tab/>
        <w:t>“Sistemas de Información Gerencial: Administración de la empresa digital”, 10 edición, Editorial Pearson Education, INC.</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spacing w:line="312" w:lineRule="auto"/>
        <w:ind w:left="360"/>
        <w:rPr>
          <w:rFonts w:ascii="Arial" w:hAnsi="Arial" w:cs="Arial"/>
          <w:lang w:eastAsia="ja-JP"/>
        </w:rPr>
      </w:pPr>
      <w:r w:rsidRPr="00EF194E">
        <w:rPr>
          <w:rFonts w:ascii="Arial" w:hAnsi="Arial" w:cs="Arial"/>
          <w:lang w:eastAsia="ja-JP"/>
        </w:rPr>
        <w:lastRenderedPageBreak/>
        <w:t>[7] MURAKAMI, Yukikazu FUNABIKI, Nobou</w:t>
      </w:r>
    </w:p>
    <w:p w:rsidR="00122662" w:rsidRPr="004A59D5" w:rsidRDefault="00122662" w:rsidP="00122662">
      <w:pPr>
        <w:pStyle w:val="Prrafodelista"/>
        <w:spacing w:line="312" w:lineRule="auto"/>
        <w:ind w:left="1418" w:hanging="1058"/>
        <w:rPr>
          <w:rFonts w:ascii="Arial" w:hAnsi="Arial" w:cs="Arial"/>
          <w:lang w:eastAsia="ja-JP"/>
        </w:rPr>
      </w:pPr>
      <w:r w:rsidRPr="00EF194E">
        <w:rPr>
          <w:rFonts w:ascii="Arial" w:hAnsi="Arial" w:cs="Arial"/>
          <w:lang w:eastAsia="ja-JP"/>
        </w:rPr>
        <w:t>2009</w:t>
      </w:r>
      <w:r w:rsidRPr="004A59D5">
        <w:rPr>
          <w:rFonts w:ascii="Arial" w:hAnsi="Arial" w:cs="Arial"/>
          <w:lang w:eastAsia="ja-JP"/>
        </w:rPr>
        <w:tab/>
        <w:t>“A Web-Based Installation Manual Management System for Open Source Software” Articulo presentado en Fifth International Joint Conference on INC, IMS and IDC.</w:t>
      </w:r>
    </w:p>
    <w:p w:rsidR="00122662" w:rsidRPr="00EF194E" w:rsidRDefault="00122662" w:rsidP="00122662">
      <w:pPr>
        <w:pStyle w:val="Prrafodelista"/>
        <w:spacing w:line="312" w:lineRule="auto"/>
        <w:ind w:left="360"/>
        <w:rPr>
          <w:rFonts w:ascii="Arial" w:hAnsi="Arial" w:cs="Arial"/>
          <w:lang w:eastAsia="ja-JP"/>
        </w:rPr>
      </w:pPr>
    </w:p>
    <w:p w:rsidR="00122662" w:rsidRPr="00EF194E" w:rsidRDefault="00122662" w:rsidP="00122662">
      <w:pPr>
        <w:pStyle w:val="Prrafodelista"/>
        <w:spacing w:line="312" w:lineRule="auto"/>
        <w:ind w:left="360"/>
        <w:rPr>
          <w:rFonts w:ascii="Arial" w:hAnsi="Arial" w:cs="Arial"/>
          <w:lang w:val="es-ES_tradnl" w:eastAsia="ja-JP"/>
        </w:rPr>
      </w:pPr>
      <w:r>
        <w:rPr>
          <w:rFonts w:ascii="Arial" w:hAnsi="Arial" w:cs="Arial"/>
          <w:lang w:val="es-ES_tradnl" w:eastAsia="ja-JP"/>
        </w:rPr>
        <w:t>[8] PMBO</w:t>
      </w:r>
      <w:r w:rsidRPr="00EF194E">
        <w:rPr>
          <w:rFonts w:ascii="Arial" w:hAnsi="Arial" w:cs="Arial"/>
          <w:lang w:val="es-ES_tradnl" w:eastAsia="ja-JP"/>
        </w:rPr>
        <w:t>K</w:t>
      </w:r>
    </w:p>
    <w:p w:rsidR="00122662" w:rsidRPr="00EF194E" w:rsidRDefault="00122662" w:rsidP="00122662">
      <w:pPr>
        <w:pStyle w:val="Prrafodelista"/>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 xml:space="preserve">Material de curso-Gerencia de proyectos de tecnologías de </w:t>
      </w:r>
      <w:r>
        <w:rPr>
          <w:rFonts w:ascii="Arial" w:hAnsi="Arial" w:cs="Arial"/>
          <w:lang w:val="es-ES_tradnl" w:eastAsia="ja-JP"/>
        </w:rPr>
        <w:t>I</w:t>
      </w:r>
      <w:r w:rsidRPr="00EF194E">
        <w:rPr>
          <w:rFonts w:ascii="Arial" w:hAnsi="Arial" w:cs="Arial"/>
          <w:lang w:val="es-ES_tradnl" w:eastAsia="ja-JP"/>
        </w:rPr>
        <w:t>nformación. ESAN</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ind w:left="360"/>
        <w:rPr>
          <w:rFonts w:ascii="Arial" w:hAnsi="Arial" w:cs="Arial"/>
          <w:lang w:val="es-PE" w:eastAsia="ja-JP"/>
        </w:rPr>
      </w:pPr>
      <w:r w:rsidRPr="00EF194E">
        <w:rPr>
          <w:rFonts w:ascii="Arial" w:hAnsi="Arial" w:cs="Arial"/>
          <w:lang w:val="es-PE" w:eastAsia="ja-JP"/>
        </w:rPr>
        <w:t>[9] REAL ACADEMI A ESPAÑOLA (RAE)</w:t>
      </w:r>
    </w:p>
    <w:p w:rsidR="00122662" w:rsidRPr="009A22AC" w:rsidRDefault="00122662" w:rsidP="00122662">
      <w:pPr>
        <w:pStyle w:val="Prrafodelista"/>
        <w:ind w:left="1418" w:hanging="1058"/>
        <w:rPr>
          <w:rFonts w:ascii="Arial" w:hAnsi="Arial" w:cs="Arial"/>
          <w:lang w:eastAsia="ja-JP"/>
        </w:rPr>
      </w:pPr>
      <w:r>
        <w:rPr>
          <w:rFonts w:ascii="Arial" w:hAnsi="Arial" w:cs="Arial"/>
          <w:lang w:val="es-PE" w:eastAsia="ja-JP"/>
        </w:rPr>
        <w:t>2012</w:t>
      </w:r>
      <w:r>
        <w:rPr>
          <w:rFonts w:ascii="Arial" w:hAnsi="Arial" w:cs="Arial"/>
          <w:lang w:val="es-PE" w:eastAsia="ja-JP"/>
        </w:rPr>
        <w:tab/>
      </w:r>
      <w:r w:rsidRPr="00EF194E">
        <w:rPr>
          <w:rFonts w:ascii="Arial" w:hAnsi="Arial" w:cs="Arial"/>
          <w:lang w:val="es-PE" w:eastAsia="ja-JP"/>
        </w:rPr>
        <w:t xml:space="preserve">Diccionario panhispánico de dudas. </w:t>
      </w:r>
      <w:r w:rsidRPr="009A22AC">
        <w:rPr>
          <w:rFonts w:ascii="Arial" w:hAnsi="Arial" w:cs="Arial"/>
          <w:lang w:eastAsia="ja-JP"/>
        </w:rPr>
        <w:t>Madrid: España/Santillana.</w:t>
      </w:r>
    </w:p>
    <w:p w:rsidR="00122662" w:rsidRPr="009A22AC" w:rsidRDefault="00122662" w:rsidP="00122662">
      <w:pPr>
        <w:pStyle w:val="Prrafodelista"/>
        <w:ind w:left="360"/>
        <w:rPr>
          <w:rFonts w:ascii="Arial" w:hAnsi="Arial" w:cs="Arial"/>
          <w:lang w:eastAsia="ja-JP"/>
        </w:rPr>
      </w:pPr>
    </w:p>
    <w:p w:rsidR="00122662" w:rsidRPr="009A22AC" w:rsidRDefault="00122662" w:rsidP="00122662">
      <w:pPr>
        <w:pStyle w:val="Prrafodelista"/>
        <w:spacing w:line="312" w:lineRule="auto"/>
        <w:ind w:left="360"/>
        <w:rPr>
          <w:rFonts w:ascii="Arial" w:hAnsi="Arial" w:cs="Arial"/>
          <w:lang w:eastAsia="ja-JP"/>
        </w:rPr>
      </w:pPr>
      <w:r w:rsidRPr="009A22AC">
        <w:rPr>
          <w:rFonts w:ascii="Arial" w:hAnsi="Arial" w:cs="Arial"/>
          <w:lang w:eastAsia="ja-JP"/>
        </w:rPr>
        <w:t>[10]SNELL, Scott; BOHLANDER, George</w:t>
      </w:r>
    </w:p>
    <w:p w:rsidR="00122662" w:rsidRPr="00201AC4" w:rsidRDefault="00122662" w:rsidP="00122662">
      <w:pPr>
        <w:pStyle w:val="Prrafodelista"/>
        <w:spacing w:line="312" w:lineRule="auto"/>
        <w:ind w:left="1418" w:hanging="1058"/>
        <w:rPr>
          <w:rFonts w:ascii="Arial" w:hAnsi="Arial" w:cs="Arial"/>
          <w:lang w:eastAsia="ja-JP"/>
        </w:rPr>
      </w:pPr>
      <w:r w:rsidRPr="00201AC4">
        <w:rPr>
          <w:rFonts w:ascii="Arial" w:hAnsi="Arial" w:cs="Arial"/>
          <w:lang w:eastAsia="ja-JP"/>
        </w:rPr>
        <w:t>2010</w:t>
      </w:r>
      <w:r w:rsidRPr="00201AC4">
        <w:rPr>
          <w:rFonts w:ascii="Arial" w:hAnsi="Arial" w:cs="Arial"/>
          <w:lang w:eastAsia="ja-JP"/>
        </w:rPr>
        <w:tab/>
        <w:t>“Managing Human Resource</w:t>
      </w:r>
      <w:r>
        <w:rPr>
          <w:rFonts w:ascii="Arial" w:hAnsi="Arial" w:cs="Arial"/>
          <w:lang w:eastAsia="ja-JP"/>
        </w:rPr>
        <w:t>s”, 14 edició</w:t>
      </w:r>
      <w:r w:rsidRPr="00201AC4">
        <w:rPr>
          <w:rFonts w:ascii="Arial" w:hAnsi="Arial" w:cs="Arial"/>
          <w:lang w:eastAsia="ja-JP"/>
        </w:rPr>
        <w:t>n, Cengage Learning Editores, S.A.</w:t>
      </w:r>
    </w:p>
    <w:p w:rsidR="00122662" w:rsidRPr="00201AC4" w:rsidRDefault="00122662" w:rsidP="00122662">
      <w:pPr>
        <w:pStyle w:val="Prrafodelista"/>
        <w:ind w:left="360"/>
        <w:rPr>
          <w:rFonts w:ascii="Arial" w:hAnsi="Arial" w:cs="Arial"/>
          <w:lang w:eastAsia="ja-JP"/>
        </w:rPr>
      </w:pPr>
    </w:p>
    <w:p w:rsidR="00122662" w:rsidRPr="00EF194E" w:rsidRDefault="00122662" w:rsidP="00122662">
      <w:pPr>
        <w:pStyle w:val="Prrafodelista"/>
        <w:spacing w:line="312" w:lineRule="auto"/>
        <w:ind w:left="360"/>
        <w:rPr>
          <w:rFonts w:ascii="Arial" w:hAnsi="Arial" w:cs="Arial"/>
          <w:lang w:val="es-ES_tradnl" w:eastAsia="ja-JP"/>
        </w:rPr>
      </w:pPr>
      <w:r w:rsidRPr="00EF194E">
        <w:rPr>
          <w:rFonts w:ascii="Arial" w:hAnsi="Arial" w:cs="Arial"/>
          <w:lang w:val="es-ES_tradnl" w:eastAsia="ja-JP"/>
        </w:rPr>
        <w:t>[11]SOMMERVILLE, Ian</w:t>
      </w:r>
    </w:p>
    <w:p w:rsidR="004614C9" w:rsidRDefault="00122662" w:rsidP="00122662">
      <w:pPr>
        <w:pStyle w:val="Prrafodelista"/>
        <w:spacing w:line="312" w:lineRule="auto"/>
        <w:ind w:left="1418" w:hanging="1058"/>
        <w:rPr>
          <w:ins w:id="797" w:author="614n" w:date="2013-02-10T21:13:00Z"/>
          <w:rFonts w:ascii="Arial" w:hAnsi="Arial" w:cs="Arial"/>
          <w:lang w:eastAsia="ja-JP"/>
        </w:rPr>
      </w:pPr>
      <w:r w:rsidRPr="00EF194E">
        <w:rPr>
          <w:rFonts w:ascii="Arial" w:hAnsi="Arial" w:cs="Arial"/>
          <w:lang w:val="es-ES_tradnl" w:eastAsia="ja-JP"/>
        </w:rPr>
        <w:t>2006</w:t>
      </w:r>
      <w:r w:rsidRPr="00EF194E">
        <w:rPr>
          <w:rFonts w:ascii="Arial" w:hAnsi="Arial" w:cs="Arial"/>
          <w:lang w:val="es-ES_tradnl" w:eastAsia="ja-JP"/>
        </w:rPr>
        <w:tab/>
        <w:t xml:space="preserve">“Ingeniería del Software”, 7ma edición. </w:t>
      </w:r>
      <w:r w:rsidRPr="00EF194E">
        <w:rPr>
          <w:rFonts w:ascii="Arial" w:hAnsi="Arial" w:cs="Arial"/>
          <w:lang w:eastAsia="ja-JP"/>
        </w:rPr>
        <w:t>Editorial Pearson Education, S.A</w:t>
      </w:r>
      <w:ins w:id="798" w:author="614n" w:date="2013-02-10T21:14:00Z">
        <w:r w:rsidR="004614C9">
          <w:rPr>
            <w:rFonts w:ascii="Arial" w:hAnsi="Arial" w:cs="Arial"/>
            <w:lang w:eastAsia="ja-JP"/>
          </w:rPr>
          <w:t>.</w:t>
        </w:r>
      </w:ins>
    </w:p>
    <w:p w:rsidR="004614C9" w:rsidRPr="00FA4144" w:rsidRDefault="004614C9" w:rsidP="00122662">
      <w:pPr>
        <w:pStyle w:val="Prrafodelista"/>
        <w:spacing w:line="312" w:lineRule="auto"/>
        <w:ind w:left="1418" w:hanging="1058"/>
        <w:rPr>
          <w:ins w:id="799" w:author="614n" w:date="2013-02-10T21:15:00Z"/>
          <w:rFonts w:ascii="Arial" w:hAnsi="Arial" w:cs="Arial"/>
          <w:lang w:val="es-PE" w:eastAsia="ja-JP"/>
          <w:rPrChange w:id="800" w:author="614n" w:date="2013-02-10T21:20:00Z">
            <w:rPr>
              <w:ins w:id="801" w:author="614n" w:date="2013-02-10T21:15:00Z"/>
              <w:rFonts w:ascii="Arial" w:hAnsi="Arial" w:cs="Arial"/>
              <w:lang w:eastAsia="ja-JP"/>
            </w:rPr>
          </w:rPrChange>
        </w:rPr>
      </w:pPr>
      <w:ins w:id="802" w:author="614n" w:date="2013-02-10T21:14:00Z">
        <w:r w:rsidRPr="00FA4144">
          <w:rPr>
            <w:rFonts w:ascii="Arial" w:hAnsi="Arial" w:cs="Arial"/>
            <w:lang w:val="es-PE" w:eastAsia="ja-JP"/>
            <w:rPrChange w:id="803" w:author="614n" w:date="2013-02-10T21:20:00Z">
              <w:rPr>
                <w:rFonts w:ascii="Arial" w:hAnsi="Arial" w:cs="Arial"/>
                <w:lang w:eastAsia="ja-JP"/>
              </w:rPr>
            </w:rPrChange>
          </w:rPr>
          <w:t>[12</w:t>
        </w:r>
      </w:ins>
      <w:ins w:id="804" w:author="614n" w:date="2013-02-10T21:15:00Z">
        <w:r w:rsidRPr="00FA4144">
          <w:rPr>
            <w:rFonts w:ascii="Arial" w:hAnsi="Arial" w:cs="Arial"/>
            <w:lang w:val="es-PE" w:eastAsia="ja-JP"/>
            <w:rPrChange w:id="805" w:author="614n" w:date="2013-02-10T21:20:00Z">
              <w:rPr>
                <w:rFonts w:ascii="Arial" w:hAnsi="Arial" w:cs="Arial"/>
                <w:lang w:eastAsia="ja-JP"/>
              </w:rPr>
            </w:rPrChange>
          </w:rPr>
          <w:t>]SOLVERMEDIA</w:t>
        </w:r>
      </w:ins>
    </w:p>
    <w:p w:rsidR="00122662" w:rsidRPr="00FA4144" w:rsidRDefault="004614C9" w:rsidP="00122662">
      <w:pPr>
        <w:pStyle w:val="Prrafodelista"/>
        <w:spacing w:line="312" w:lineRule="auto"/>
        <w:ind w:left="1418" w:hanging="1058"/>
        <w:rPr>
          <w:ins w:id="806" w:author="614n" w:date="2013-02-10T21:13:00Z"/>
          <w:rFonts w:ascii="Arial" w:hAnsi="Arial" w:cs="Arial"/>
          <w:lang w:val="es-PE" w:eastAsia="ja-JP"/>
          <w:rPrChange w:id="807" w:author="614n" w:date="2013-02-10T21:20:00Z">
            <w:rPr>
              <w:ins w:id="808" w:author="614n" w:date="2013-02-10T21:13:00Z"/>
              <w:rFonts w:ascii="Arial" w:hAnsi="Arial" w:cs="Arial"/>
              <w:lang w:eastAsia="ja-JP"/>
            </w:rPr>
          </w:rPrChange>
        </w:rPr>
      </w:pPr>
      <w:ins w:id="809" w:author="614n" w:date="2013-02-10T21:15:00Z">
        <w:r w:rsidRPr="00FA4144">
          <w:rPr>
            <w:rFonts w:ascii="Arial" w:hAnsi="Arial" w:cs="Arial"/>
            <w:lang w:val="es-PE" w:eastAsia="ja-JP"/>
            <w:rPrChange w:id="810" w:author="614n" w:date="2013-02-10T21:20:00Z">
              <w:rPr>
                <w:rFonts w:ascii="Arial" w:hAnsi="Arial" w:cs="Arial"/>
                <w:lang w:eastAsia="ja-JP"/>
              </w:rPr>
            </w:rPrChange>
          </w:rPr>
          <w:t>s/f</w:t>
        </w:r>
        <w:r w:rsidRPr="00FA4144">
          <w:rPr>
            <w:rFonts w:ascii="Arial" w:hAnsi="Arial" w:cs="Arial"/>
            <w:lang w:val="es-PE" w:eastAsia="ja-JP"/>
            <w:rPrChange w:id="811" w:author="614n" w:date="2013-02-10T21:20:00Z">
              <w:rPr>
                <w:rFonts w:ascii="Arial" w:hAnsi="Arial" w:cs="Arial"/>
                <w:lang w:eastAsia="ja-JP"/>
              </w:rPr>
            </w:rPrChange>
          </w:rPr>
          <w:tab/>
          <w:t>"Solvermedia</w:t>
        </w:r>
      </w:ins>
      <w:ins w:id="812" w:author="614n" w:date="2013-02-10T21:19:00Z">
        <w:r w:rsidR="00FA4144" w:rsidRPr="00FA4144">
          <w:rPr>
            <w:rFonts w:ascii="Arial" w:hAnsi="Arial" w:cs="Arial"/>
            <w:lang w:val="es-PE" w:eastAsia="ja-JP"/>
            <w:rPrChange w:id="813" w:author="614n" w:date="2013-02-10T21:20:00Z">
              <w:rPr>
                <w:rFonts w:ascii="Arial" w:hAnsi="Arial" w:cs="Arial"/>
                <w:lang w:eastAsia="ja-JP"/>
              </w:rPr>
            </w:rPrChange>
          </w:rPr>
          <w:t xml:space="preserve"> TPV Restaurantes y Cafeterías" Consulta: Octubre 2012 &lt;</w:t>
        </w:r>
      </w:ins>
      <w:ins w:id="814" w:author="614n" w:date="2013-02-10T21:20:00Z">
        <w:r w:rsidR="00FA4144" w:rsidRPr="00FA4144">
          <w:rPr>
            <w:lang w:val="es-PE"/>
            <w:rPrChange w:id="815" w:author="614n" w:date="2013-02-10T21:20:00Z">
              <w:rPr/>
            </w:rPrChange>
          </w:rPr>
          <w:t xml:space="preserve"> </w:t>
        </w:r>
        <w:r w:rsidR="00FA4144" w:rsidRPr="00FA4144">
          <w:rPr>
            <w:rFonts w:ascii="Arial" w:hAnsi="Arial" w:cs="Arial"/>
            <w:lang w:val="es-PE" w:eastAsia="ja-JP"/>
          </w:rPr>
          <w:t>http://www.solvermedia.com/es/productos/tpv-restaurantes-y-cafeterias.html</w:t>
        </w:r>
        <w:r w:rsidR="00FA4144">
          <w:rPr>
            <w:rFonts w:ascii="Arial" w:hAnsi="Arial" w:cs="Arial"/>
            <w:lang w:val="es-PE" w:eastAsia="ja-JP"/>
          </w:rPr>
          <w:t>&gt;</w:t>
        </w:r>
      </w:ins>
      <w:ins w:id="816" w:author="614n" w:date="2013-02-10T21:19:00Z">
        <w:r w:rsidR="00FA4144" w:rsidRPr="00FA4144">
          <w:rPr>
            <w:rFonts w:ascii="Arial" w:hAnsi="Arial" w:cs="Arial"/>
            <w:lang w:val="es-PE" w:eastAsia="ja-JP"/>
            <w:rPrChange w:id="817" w:author="614n" w:date="2013-02-10T21:20:00Z">
              <w:rPr>
                <w:rFonts w:ascii="Arial" w:hAnsi="Arial" w:cs="Arial"/>
                <w:lang w:eastAsia="ja-JP"/>
              </w:rPr>
            </w:rPrChange>
          </w:rPr>
          <w:t xml:space="preserve">  </w:t>
        </w:r>
      </w:ins>
      <w:ins w:id="818" w:author="614n" w:date="2013-02-10T21:14:00Z">
        <w:r w:rsidRPr="00FA4144">
          <w:rPr>
            <w:rFonts w:ascii="Arial" w:hAnsi="Arial" w:cs="Arial"/>
            <w:lang w:val="es-PE" w:eastAsia="ja-JP"/>
            <w:rPrChange w:id="819" w:author="614n" w:date="2013-02-10T21:20:00Z">
              <w:rPr>
                <w:rFonts w:ascii="Arial" w:hAnsi="Arial" w:cs="Arial"/>
                <w:lang w:eastAsia="ja-JP"/>
              </w:rPr>
            </w:rPrChange>
          </w:rPr>
          <w:t xml:space="preserve"> </w:t>
        </w:r>
      </w:ins>
      <w:del w:id="820" w:author="614n" w:date="2013-02-10T21:14:00Z">
        <w:r w:rsidR="00122662" w:rsidRPr="00FA4144" w:rsidDel="004614C9">
          <w:rPr>
            <w:rFonts w:ascii="Arial" w:hAnsi="Arial" w:cs="Arial"/>
            <w:lang w:val="es-PE" w:eastAsia="ja-JP"/>
            <w:rPrChange w:id="821" w:author="614n" w:date="2013-02-10T21:20:00Z">
              <w:rPr>
                <w:rFonts w:ascii="Arial" w:hAnsi="Arial" w:cs="Arial"/>
                <w:lang w:eastAsia="ja-JP"/>
              </w:rPr>
            </w:rPrChange>
          </w:rPr>
          <w:delText>.</w:delText>
        </w:r>
      </w:del>
      <w:r w:rsidR="00122662" w:rsidRPr="00FA4144">
        <w:rPr>
          <w:rFonts w:ascii="Arial" w:hAnsi="Arial" w:cs="Arial"/>
          <w:lang w:val="es-PE" w:eastAsia="ja-JP"/>
          <w:rPrChange w:id="822" w:author="614n" w:date="2013-02-10T21:20:00Z">
            <w:rPr>
              <w:rFonts w:ascii="Arial" w:hAnsi="Arial" w:cs="Arial"/>
              <w:lang w:eastAsia="ja-JP"/>
            </w:rPr>
          </w:rPrChange>
        </w:rPr>
        <w:t xml:space="preserve"> </w:t>
      </w:r>
    </w:p>
    <w:p w:rsidR="00FA4144" w:rsidRPr="002331A5" w:rsidRDefault="00FA4144" w:rsidP="00FA4144">
      <w:pPr>
        <w:pStyle w:val="Prrafodelista"/>
        <w:spacing w:line="312" w:lineRule="auto"/>
        <w:ind w:left="1418" w:hanging="1058"/>
        <w:rPr>
          <w:ins w:id="823" w:author="614n" w:date="2013-02-10T21:20:00Z"/>
          <w:rFonts w:ascii="Arial" w:hAnsi="Arial" w:cs="Arial"/>
          <w:lang w:val="es-PE" w:eastAsia="ja-JP"/>
        </w:rPr>
      </w:pPr>
      <w:ins w:id="824" w:author="614n" w:date="2013-02-10T21:20:00Z">
        <w:r w:rsidRPr="002331A5">
          <w:rPr>
            <w:rFonts w:ascii="Arial" w:hAnsi="Arial" w:cs="Arial"/>
            <w:lang w:val="es-PE" w:eastAsia="ja-JP"/>
          </w:rPr>
          <w:t>[1</w:t>
        </w:r>
        <w:r>
          <w:rPr>
            <w:rFonts w:ascii="Arial" w:hAnsi="Arial" w:cs="Arial"/>
            <w:lang w:val="es-PE" w:eastAsia="ja-JP"/>
          </w:rPr>
          <w:t>3]SOFTRESTAURANT</w:t>
        </w:r>
      </w:ins>
    </w:p>
    <w:p w:rsidR="004614C9" w:rsidRPr="00FA4144" w:rsidRDefault="00FA4144" w:rsidP="00FA4144">
      <w:pPr>
        <w:pStyle w:val="Prrafodelista"/>
        <w:spacing w:line="312" w:lineRule="auto"/>
        <w:ind w:left="1418" w:hanging="1058"/>
        <w:rPr>
          <w:rFonts w:ascii="Arial" w:hAnsi="Arial" w:cs="Arial"/>
          <w:lang w:val="es-PE" w:eastAsia="ja-JP"/>
          <w:rPrChange w:id="825" w:author="614n" w:date="2013-02-10T21:20:00Z">
            <w:rPr>
              <w:rFonts w:ascii="Arial" w:hAnsi="Arial" w:cs="Arial"/>
              <w:lang w:eastAsia="ja-JP"/>
            </w:rPr>
          </w:rPrChange>
        </w:rPr>
      </w:pPr>
      <w:ins w:id="826" w:author="614n" w:date="2013-02-10T21:20:00Z">
        <w:r w:rsidRPr="002331A5">
          <w:rPr>
            <w:rFonts w:ascii="Arial" w:hAnsi="Arial" w:cs="Arial"/>
            <w:lang w:val="es-PE" w:eastAsia="ja-JP"/>
          </w:rPr>
          <w:t>s/f</w:t>
        </w:r>
        <w:r w:rsidRPr="002331A5">
          <w:rPr>
            <w:rFonts w:ascii="Arial" w:hAnsi="Arial" w:cs="Arial"/>
            <w:lang w:val="es-PE" w:eastAsia="ja-JP"/>
          </w:rPr>
          <w:tab/>
          <w:t>"</w:t>
        </w:r>
      </w:ins>
      <w:ins w:id="827" w:author="614n" w:date="2013-02-10T21:21:00Z">
        <w:r>
          <w:rPr>
            <w:rFonts w:ascii="Arial" w:hAnsi="Arial" w:cs="Arial"/>
            <w:lang w:val="es-PE" w:eastAsia="ja-JP"/>
          </w:rPr>
          <w:t>Soft Restaurant Sistema de control para todo tipo de restaurant</w:t>
        </w:r>
      </w:ins>
      <w:ins w:id="828" w:author="614n" w:date="2013-02-10T21:20:00Z">
        <w:r w:rsidRPr="002331A5">
          <w:rPr>
            <w:rFonts w:ascii="Arial" w:hAnsi="Arial" w:cs="Arial"/>
            <w:lang w:val="es-PE" w:eastAsia="ja-JP"/>
          </w:rPr>
          <w:t xml:space="preserve">" Consulta: </w:t>
        </w:r>
      </w:ins>
      <w:ins w:id="829" w:author="614n" w:date="2013-02-10T21:21:00Z">
        <w:r>
          <w:rPr>
            <w:rFonts w:ascii="Arial" w:hAnsi="Arial" w:cs="Arial"/>
            <w:lang w:val="es-PE" w:eastAsia="ja-JP"/>
          </w:rPr>
          <w:t>Abril</w:t>
        </w:r>
      </w:ins>
      <w:ins w:id="830" w:author="614n" w:date="2013-02-10T21:20:00Z">
        <w:r w:rsidRPr="002331A5">
          <w:rPr>
            <w:rFonts w:ascii="Arial" w:hAnsi="Arial" w:cs="Arial"/>
            <w:lang w:val="es-PE" w:eastAsia="ja-JP"/>
          </w:rPr>
          <w:t xml:space="preserve"> 2012 &lt;</w:t>
        </w:r>
        <w:r w:rsidRPr="002331A5">
          <w:rPr>
            <w:lang w:val="es-PE"/>
          </w:rPr>
          <w:t xml:space="preserve"> </w:t>
        </w:r>
        <w:r w:rsidRPr="00FA4144">
          <w:rPr>
            <w:rFonts w:ascii="Arial" w:hAnsi="Arial" w:cs="Arial"/>
            <w:lang w:val="es-PE" w:eastAsia="ja-JP"/>
          </w:rPr>
          <w:t>http://www.softrestaurant.mx/</w:t>
        </w:r>
        <w:r>
          <w:rPr>
            <w:rFonts w:ascii="Arial" w:hAnsi="Arial" w:cs="Arial"/>
            <w:lang w:val="es-PE" w:eastAsia="ja-JP"/>
          </w:rPr>
          <w:t>&gt;</w:t>
        </w:r>
      </w:ins>
    </w:p>
    <w:p w:rsidR="00122662" w:rsidRPr="00FA4144" w:rsidRDefault="00122662" w:rsidP="00122662">
      <w:pPr>
        <w:rPr>
          <w:rFonts w:cs="Arial"/>
          <w:b/>
          <w:lang w:val="es-PE" w:eastAsia="ja-JP"/>
          <w:rPrChange w:id="831" w:author="614n" w:date="2013-02-10T21:20:00Z">
            <w:rPr>
              <w:rFonts w:cs="Arial"/>
              <w:b/>
              <w:lang w:val="en-US" w:eastAsia="ja-JP"/>
            </w:rPr>
          </w:rPrChange>
        </w:rPr>
      </w:pPr>
    </w:p>
    <w:p w:rsidR="00122662" w:rsidRPr="00FA4144" w:rsidRDefault="00122662" w:rsidP="00122662">
      <w:pPr>
        <w:rPr>
          <w:b/>
          <w:lang w:val="es-PE"/>
          <w:rPrChange w:id="832" w:author="614n" w:date="2013-02-10T21:20:00Z">
            <w:rPr>
              <w:b/>
              <w:lang w:val="en-US"/>
            </w:rPr>
          </w:rPrChange>
        </w:rPr>
      </w:pPr>
      <w:r w:rsidRPr="00EF194E">
        <w:rPr>
          <w:b/>
        </w:rPr>
        <w:fldChar w:fldCharType="end"/>
      </w:r>
    </w:p>
    <w:p w:rsidR="00122662" w:rsidRPr="00FA4144" w:rsidRDefault="00122662" w:rsidP="00122662">
      <w:pPr>
        <w:rPr>
          <w:sz w:val="22"/>
          <w:szCs w:val="22"/>
          <w:lang w:val="es-PE" w:eastAsia="ja-JP"/>
          <w:rPrChange w:id="833" w:author="614n" w:date="2013-02-10T21:20:00Z">
            <w:rPr>
              <w:sz w:val="22"/>
              <w:szCs w:val="22"/>
              <w:lang w:val="en-US" w:eastAsia="ja-JP"/>
            </w:rPr>
          </w:rPrChange>
        </w:rPr>
      </w:pPr>
    </w:p>
    <w:sectPr w:rsidR="00122662" w:rsidRPr="00FA4144" w:rsidSect="00F600D6">
      <w:pgSz w:w="11907" w:h="16840" w:code="9"/>
      <w:pgMar w:top="1418" w:right="1418" w:bottom="141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1E7E"/>
    <w:multiLevelType w:val="hybridMultilevel"/>
    <w:tmpl w:val="2098EBBA"/>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
    <w:nsid w:val="00EC7FF6"/>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367BBC"/>
    <w:multiLevelType w:val="hybridMultilevel"/>
    <w:tmpl w:val="7C42707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
    <w:nsid w:val="07F7310A"/>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
    <w:nsid w:val="09912CCA"/>
    <w:multiLevelType w:val="hybridMultilevel"/>
    <w:tmpl w:val="E25440F8"/>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5">
    <w:nsid w:val="0F6E1ED9"/>
    <w:multiLevelType w:val="hybridMultilevel"/>
    <w:tmpl w:val="2040A282"/>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6">
    <w:nsid w:val="126E29F7"/>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3014E7D"/>
    <w:multiLevelType w:val="hybridMultilevel"/>
    <w:tmpl w:val="894478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16B71CC7"/>
    <w:multiLevelType w:val="hybridMultilevel"/>
    <w:tmpl w:val="4F12B4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18F9396A"/>
    <w:multiLevelType w:val="hybridMultilevel"/>
    <w:tmpl w:val="8CB812A8"/>
    <w:lvl w:ilvl="0" w:tplc="280A000F">
      <w:start w:val="1"/>
      <w:numFmt w:val="decimal"/>
      <w:lvlText w:val="%1."/>
      <w:lvlJc w:val="left"/>
      <w:pPr>
        <w:ind w:left="1998" w:hanging="360"/>
      </w:pPr>
      <w:rPr>
        <w:rFonts w:hint="default"/>
      </w:rPr>
    </w:lvl>
    <w:lvl w:ilvl="1" w:tplc="280A0019" w:tentative="1">
      <w:start w:val="1"/>
      <w:numFmt w:val="lowerLetter"/>
      <w:lvlText w:val="%2."/>
      <w:lvlJc w:val="left"/>
      <w:pPr>
        <w:ind w:left="2718" w:hanging="360"/>
      </w:pPr>
    </w:lvl>
    <w:lvl w:ilvl="2" w:tplc="280A001B" w:tentative="1">
      <w:start w:val="1"/>
      <w:numFmt w:val="lowerRoman"/>
      <w:lvlText w:val="%3."/>
      <w:lvlJc w:val="right"/>
      <w:pPr>
        <w:ind w:left="3438" w:hanging="180"/>
      </w:pPr>
    </w:lvl>
    <w:lvl w:ilvl="3" w:tplc="280A000F" w:tentative="1">
      <w:start w:val="1"/>
      <w:numFmt w:val="decimal"/>
      <w:lvlText w:val="%4."/>
      <w:lvlJc w:val="left"/>
      <w:pPr>
        <w:ind w:left="4158" w:hanging="360"/>
      </w:pPr>
    </w:lvl>
    <w:lvl w:ilvl="4" w:tplc="280A0019" w:tentative="1">
      <w:start w:val="1"/>
      <w:numFmt w:val="lowerLetter"/>
      <w:lvlText w:val="%5."/>
      <w:lvlJc w:val="left"/>
      <w:pPr>
        <w:ind w:left="4878" w:hanging="360"/>
      </w:pPr>
    </w:lvl>
    <w:lvl w:ilvl="5" w:tplc="280A001B" w:tentative="1">
      <w:start w:val="1"/>
      <w:numFmt w:val="lowerRoman"/>
      <w:lvlText w:val="%6."/>
      <w:lvlJc w:val="right"/>
      <w:pPr>
        <w:ind w:left="5598" w:hanging="180"/>
      </w:pPr>
    </w:lvl>
    <w:lvl w:ilvl="6" w:tplc="280A000F" w:tentative="1">
      <w:start w:val="1"/>
      <w:numFmt w:val="decimal"/>
      <w:lvlText w:val="%7."/>
      <w:lvlJc w:val="left"/>
      <w:pPr>
        <w:ind w:left="6318" w:hanging="360"/>
      </w:pPr>
    </w:lvl>
    <w:lvl w:ilvl="7" w:tplc="280A0019" w:tentative="1">
      <w:start w:val="1"/>
      <w:numFmt w:val="lowerLetter"/>
      <w:lvlText w:val="%8."/>
      <w:lvlJc w:val="left"/>
      <w:pPr>
        <w:ind w:left="7038" w:hanging="360"/>
      </w:pPr>
    </w:lvl>
    <w:lvl w:ilvl="8" w:tplc="280A001B" w:tentative="1">
      <w:start w:val="1"/>
      <w:numFmt w:val="lowerRoman"/>
      <w:lvlText w:val="%9."/>
      <w:lvlJc w:val="right"/>
      <w:pPr>
        <w:ind w:left="7758" w:hanging="180"/>
      </w:pPr>
    </w:lvl>
  </w:abstractNum>
  <w:abstractNum w:abstractNumId="10">
    <w:nsid w:val="1B937D8C"/>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1">
    <w:nsid w:val="1E0A1649"/>
    <w:multiLevelType w:val="hybridMultilevel"/>
    <w:tmpl w:val="4A260328"/>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12">
    <w:nsid w:val="261945C8"/>
    <w:multiLevelType w:val="hybridMultilevel"/>
    <w:tmpl w:val="8370CF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nsid w:val="35B477C0"/>
    <w:multiLevelType w:val="hybridMultilevel"/>
    <w:tmpl w:val="94340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373A7D7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D1A3FBD"/>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6">
    <w:nsid w:val="3D7864A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4E009FE"/>
    <w:multiLevelType w:val="hybridMultilevel"/>
    <w:tmpl w:val="23A864D8"/>
    <w:lvl w:ilvl="0" w:tplc="280A000F">
      <w:start w:val="1"/>
      <w:numFmt w:val="decimal"/>
      <w:lvlText w:val="%1."/>
      <w:lvlJc w:val="left"/>
      <w:pPr>
        <w:ind w:left="1146" w:hanging="360"/>
      </w:pPr>
      <w:rPr>
        <w:rFont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8">
    <w:nsid w:val="470E3783"/>
    <w:multiLevelType w:val="hybridMultilevel"/>
    <w:tmpl w:val="F6305B4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9">
    <w:nsid w:val="4763700C"/>
    <w:multiLevelType w:val="hybridMultilevel"/>
    <w:tmpl w:val="8A929C32"/>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4B180B6D"/>
    <w:multiLevelType w:val="hybridMultilevel"/>
    <w:tmpl w:val="F46C88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573602DF"/>
    <w:multiLevelType w:val="hybridMultilevel"/>
    <w:tmpl w:val="792E3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391D02"/>
    <w:multiLevelType w:val="hybridMultilevel"/>
    <w:tmpl w:val="23A864D8"/>
    <w:lvl w:ilvl="0" w:tplc="280A000F">
      <w:start w:val="1"/>
      <w:numFmt w:val="decimal"/>
      <w:lvlText w:val="%1."/>
      <w:lvlJc w:val="left"/>
      <w:pPr>
        <w:ind w:left="1146" w:hanging="360"/>
      </w:pPr>
      <w:rPr>
        <w:rFont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3">
    <w:nsid w:val="5AFE1BD5"/>
    <w:multiLevelType w:val="hybridMultilevel"/>
    <w:tmpl w:val="CBD8BB4A"/>
    <w:lvl w:ilvl="0" w:tplc="BAFAB726">
      <w:start w:val="1"/>
      <w:numFmt w:val="decimal"/>
      <w:lvlText w:val="%1."/>
      <w:lvlJc w:val="left"/>
      <w:pPr>
        <w:ind w:left="720" w:hanging="360"/>
      </w:pPr>
      <w:rPr>
        <w:rFonts w:ascii="Calibri" w:hAnsi="Calibri" w:cs="Calibri" w:hint="default"/>
        <w:b/>
        <w:sz w:val="20"/>
        <w:szCs w:val="20"/>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4">
    <w:nsid w:val="60781DB7"/>
    <w:multiLevelType w:val="hybridMultilevel"/>
    <w:tmpl w:val="44DADA8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5">
    <w:nsid w:val="62B4656B"/>
    <w:multiLevelType w:val="hybridMultilevel"/>
    <w:tmpl w:val="08E8210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6">
    <w:nsid w:val="76835E9D"/>
    <w:multiLevelType w:val="hybridMultilevel"/>
    <w:tmpl w:val="F30490E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76E15C84"/>
    <w:multiLevelType w:val="hybridMultilevel"/>
    <w:tmpl w:val="B8065296"/>
    <w:lvl w:ilvl="0" w:tplc="280A0001">
      <w:start w:val="1"/>
      <w:numFmt w:val="bullet"/>
      <w:lvlText w:val=""/>
      <w:lvlJc w:val="left"/>
      <w:pPr>
        <w:ind w:left="1854" w:hanging="360"/>
      </w:pPr>
      <w:rPr>
        <w:rFonts w:ascii="Symbol" w:hAnsi="Symbol" w:hint="default"/>
      </w:rPr>
    </w:lvl>
    <w:lvl w:ilvl="1" w:tplc="280A0003">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8">
    <w:nsid w:val="7CFE667A"/>
    <w:multiLevelType w:val="hybridMultilevel"/>
    <w:tmpl w:val="97983C28"/>
    <w:lvl w:ilvl="0" w:tplc="280A000F">
      <w:start w:val="1"/>
      <w:numFmt w:val="decimal"/>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9"/>
  </w:num>
  <w:num w:numId="4">
    <w:abstractNumId w:val="6"/>
  </w:num>
  <w:num w:numId="5">
    <w:abstractNumId w:val="16"/>
  </w:num>
  <w:num w:numId="6">
    <w:abstractNumId w:val="1"/>
  </w:num>
  <w:num w:numId="7">
    <w:abstractNumId w:val="24"/>
  </w:num>
  <w:num w:numId="8">
    <w:abstractNumId w:val="4"/>
  </w:num>
  <w:num w:numId="9">
    <w:abstractNumId w:val="22"/>
  </w:num>
  <w:num w:numId="10">
    <w:abstractNumId w:val="26"/>
  </w:num>
  <w:num w:numId="11">
    <w:abstractNumId w:val="13"/>
  </w:num>
  <w:num w:numId="12">
    <w:abstractNumId w:val="14"/>
  </w:num>
  <w:num w:numId="13">
    <w:abstractNumId w:val="25"/>
  </w:num>
  <w:num w:numId="14">
    <w:abstractNumId w:val="0"/>
  </w:num>
  <w:num w:numId="15">
    <w:abstractNumId w:val="11"/>
  </w:num>
  <w:num w:numId="16">
    <w:abstractNumId w:val="17"/>
  </w:num>
  <w:num w:numId="17">
    <w:abstractNumId w:val="18"/>
  </w:num>
  <w:num w:numId="18">
    <w:abstractNumId w:val="12"/>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 w:numId="24">
    <w:abstractNumId w:val="5"/>
  </w:num>
  <w:num w:numId="25">
    <w:abstractNumId w:val="8"/>
  </w:num>
  <w:num w:numId="26">
    <w:abstractNumId w:val="20"/>
  </w:num>
  <w:num w:numId="27">
    <w:abstractNumId w:val="21"/>
  </w:num>
  <w:num w:numId="28">
    <w:abstractNumId w:val="27"/>
  </w:num>
  <w:num w:numId="29">
    <w:abstractNumId w:val="2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trackRevision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42FA"/>
    <w:rsid w:val="000242FA"/>
    <w:rsid w:val="00032CE3"/>
    <w:rsid w:val="00072A6B"/>
    <w:rsid w:val="00074194"/>
    <w:rsid w:val="00090460"/>
    <w:rsid w:val="000A4709"/>
    <w:rsid w:val="000B5494"/>
    <w:rsid w:val="000C2451"/>
    <w:rsid w:val="000D306E"/>
    <w:rsid w:val="001016CF"/>
    <w:rsid w:val="00106961"/>
    <w:rsid w:val="00114423"/>
    <w:rsid w:val="00115FF9"/>
    <w:rsid w:val="00122662"/>
    <w:rsid w:val="00164463"/>
    <w:rsid w:val="00196313"/>
    <w:rsid w:val="001B5C8B"/>
    <w:rsid w:val="00200B1D"/>
    <w:rsid w:val="00213F48"/>
    <w:rsid w:val="002229EF"/>
    <w:rsid w:val="00227584"/>
    <w:rsid w:val="00241428"/>
    <w:rsid w:val="002551F3"/>
    <w:rsid w:val="0027528B"/>
    <w:rsid w:val="0029557D"/>
    <w:rsid w:val="002A137B"/>
    <w:rsid w:val="002A5839"/>
    <w:rsid w:val="002B032E"/>
    <w:rsid w:val="002C2E2C"/>
    <w:rsid w:val="002C362B"/>
    <w:rsid w:val="002C6C3C"/>
    <w:rsid w:val="002F1C2A"/>
    <w:rsid w:val="00305A43"/>
    <w:rsid w:val="00324637"/>
    <w:rsid w:val="003331F4"/>
    <w:rsid w:val="00337D03"/>
    <w:rsid w:val="0035750F"/>
    <w:rsid w:val="00361AE2"/>
    <w:rsid w:val="00370C98"/>
    <w:rsid w:val="00372591"/>
    <w:rsid w:val="00375CB7"/>
    <w:rsid w:val="0038292A"/>
    <w:rsid w:val="00383869"/>
    <w:rsid w:val="003B464E"/>
    <w:rsid w:val="003C2C17"/>
    <w:rsid w:val="003C6446"/>
    <w:rsid w:val="003D3B7F"/>
    <w:rsid w:val="003D5211"/>
    <w:rsid w:val="003D7FD4"/>
    <w:rsid w:val="003F56E7"/>
    <w:rsid w:val="00402385"/>
    <w:rsid w:val="00416A0F"/>
    <w:rsid w:val="00416FCB"/>
    <w:rsid w:val="004321AF"/>
    <w:rsid w:val="00433E51"/>
    <w:rsid w:val="0044007F"/>
    <w:rsid w:val="00441A9D"/>
    <w:rsid w:val="00453943"/>
    <w:rsid w:val="00457390"/>
    <w:rsid w:val="004614C9"/>
    <w:rsid w:val="004863F2"/>
    <w:rsid w:val="004875B8"/>
    <w:rsid w:val="0048785F"/>
    <w:rsid w:val="004F7960"/>
    <w:rsid w:val="005144C5"/>
    <w:rsid w:val="00524BDA"/>
    <w:rsid w:val="005A0D0D"/>
    <w:rsid w:val="005B0BFC"/>
    <w:rsid w:val="005B2266"/>
    <w:rsid w:val="005B670D"/>
    <w:rsid w:val="005D335B"/>
    <w:rsid w:val="00633728"/>
    <w:rsid w:val="00647E50"/>
    <w:rsid w:val="0068499E"/>
    <w:rsid w:val="00695FE2"/>
    <w:rsid w:val="006C4BC8"/>
    <w:rsid w:val="006D25BA"/>
    <w:rsid w:val="006F057B"/>
    <w:rsid w:val="006F5DB6"/>
    <w:rsid w:val="00743012"/>
    <w:rsid w:val="00777095"/>
    <w:rsid w:val="00780970"/>
    <w:rsid w:val="007B4ECF"/>
    <w:rsid w:val="007C03C1"/>
    <w:rsid w:val="007D2D1C"/>
    <w:rsid w:val="0080120D"/>
    <w:rsid w:val="00812101"/>
    <w:rsid w:val="00812A5B"/>
    <w:rsid w:val="008278D4"/>
    <w:rsid w:val="00841A76"/>
    <w:rsid w:val="00862F2A"/>
    <w:rsid w:val="00863F4B"/>
    <w:rsid w:val="008B56D4"/>
    <w:rsid w:val="008C13B5"/>
    <w:rsid w:val="008C5FB2"/>
    <w:rsid w:val="008D717C"/>
    <w:rsid w:val="008E1D53"/>
    <w:rsid w:val="008E4E0F"/>
    <w:rsid w:val="008F106B"/>
    <w:rsid w:val="00900020"/>
    <w:rsid w:val="00913AA8"/>
    <w:rsid w:val="00920EC5"/>
    <w:rsid w:val="00932428"/>
    <w:rsid w:val="00956F23"/>
    <w:rsid w:val="00967E4A"/>
    <w:rsid w:val="009729DC"/>
    <w:rsid w:val="00983D07"/>
    <w:rsid w:val="009B3ADB"/>
    <w:rsid w:val="009B4D03"/>
    <w:rsid w:val="009B5EBA"/>
    <w:rsid w:val="009F1825"/>
    <w:rsid w:val="009F23A1"/>
    <w:rsid w:val="009F6CA1"/>
    <w:rsid w:val="00A2760E"/>
    <w:rsid w:val="00A35FDA"/>
    <w:rsid w:val="00A9172F"/>
    <w:rsid w:val="00A96279"/>
    <w:rsid w:val="00A97ECE"/>
    <w:rsid w:val="00AB7EB5"/>
    <w:rsid w:val="00AC545F"/>
    <w:rsid w:val="00AD2EFD"/>
    <w:rsid w:val="00AD72C7"/>
    <w:rsid w:val="00AE2D98"/>
    <w:rsid w:val="00AE53F8"/>
    <w:rsid w:val="00AE547F"/>
    <w:rsid w:val="00AE7A4A"/>
    <w:rsid w:val="00B14580"/>
    <w:rsid w:val="00B17F2E"/>
    <w:rsid w:val="00B40C3E"/>
    <w:rsid w:val="00B42060"/>
    <w:rsid w:val="00B521A0"/>
    <w:rsid w:val="00B5606F"/>
    <w:rsid w:val="00B62946"/>
    <w:rsid w:val="00B72978"/>
    <w:rsid w:val="00B8710F"/>
    <w:rsid w:val="00BD2AF3"/>
    <w:rsid w:val="00BD4A57"/>
    <w:rsid w:val="00BD62DC"/>
    <w:rsid w:val="00BF425E"/>
    <w:rsid w:val="00BF4A8A"/>
    <w:rsid w:val="00C13900"/>
    <w:rsid w:val="00C24AD9"/>
    <w:rsid w:val="00C25A94"/>
    <w:rsid w:val="00C41F60"/>
    <w:rsid w:val="00C572AB"/>
    <w:rsid w:val="00C604D6"/>
    <w:rsid w:val="00C722B7"/>
    <w:rsid w:val="00C962B1"/>
    <w:rsid w:val="00CB15BF"/>
    <w:rsid w:val="00CC7146"/>
    <w:rsid w:val="00CF73F1"/>
    <w:rsid w:val="00CF7717"/>
    <w:rsid w:val="00D20C22"/>
    <w:rsid w:val="00D21526"/>
    <w:rsid w:val="00D37C58"/>
    <w:rsid w:val="00D46F57"/>
    <w:rsid w:val="00D543F2"/>
    <w:rsid w:val="00D55DE8"/>
    <w:rsid w:val="00D62DBD"/>
    <w:rsid w:val="00D92B16"/>
    <w:rsid w:val="00DB642D"/>
    <w:rsid w:val="00DD75CF"/>
    <w:rsid w:val="00DE0F4E"/>
    <w:rsid w:val="00DF2584"/>
    <w:rsid w:val="00E00CD9"/>
    <w:rsid w:val="00E23420"/>
    <w:rsid w:val="00E52E5E"/>
    <w:rsid w:val="00E720EC"/>
    <w:rsid w:val="00EA09BC"/>
    <w:rsid w:val="00EB1EA0"/>
    <w:rsid w:val="00EC4BCC"/>
    <w:rsid w:val="00ED3134"/>
    <w:rsid w:val="00ED4BBE"/>
    <w:rsid w:val="00F03B3F"/>
    <w:rsid w:val="00F210E7"/>
    <w:rsid w:val="00F24D38"/>
    <w:rsid w:val="00F47A6B"/>
    <w:rsid w:val="00F573D7"/>
    <w:rsid w:val="00F600D6"/>
    <w:rsid w:val="00F8134E"/>
    <w:rsid w:val="00F830B5"/>
    <w:rsid w:val="00F86F88"/>
    <w:rsid w:val="00FA4144"/>
    <w:rsid w:val="00FD713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4"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7717"/>
    <w:pPr>
      <w:spacing w:after="0" w:line="240" w:lineRule="auto"/>
      <w:jc w:val="both"/>
    </w:pPr>
    <w:rPr>
      <w:rFonts w:ascii="Arial" w:eastAsia="Times New Roman" w:hAnsi="Arial" w:cs="Times New Roman"/>
      <w:sz w:val="20"/>
      <w:szCs w:val="20"/>
      <w:lang w:val="es-ES" w:eastAsia="es-ES"/>
    </w:rPr>
  </w:style>
  <w:style w:type="paragraph" w:styleId="Ttulo1">
    <w:name w:val="heading 1"/>
    <w:basedOn w:val="Normal"/>
    <w:next w:val="Normal"/>
    <w:link w:val="Ttulo1Car"/>
    <w:uiPriority w:val="9"/>
    <w:qFormat/>
    <w:rsid w:val="00AE7A4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AE7A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12101"/>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242FA"/>
    <w:rPr>
      <w:rFonts w:ascii="Tahoma" w:hAnsi="Tahoma" w:cs="Tahoma"/>
      <w:sz w:val="16"/>
      <w:szCs w:val="16"/>
    </w:rPr>
  </w:style>
  <w:style w:type="character" w:customStyle="1" w:styleId="TextodegloboCar">
    <w:name w:val="Texto de globo Car"/>
    <w:basedOn w:val="Fuentedeprrafopredeter"/>
    <w:link w:val="Textodeglobo"/>
    <w:uiPriority w:val="99"/>
    <w:semiHidden/>
    <w:rsid w:val="000242FA"/>
    <w:rPr>
      <w:rFonts w:ascii="Tahoma" w:eastAsia="Times New Roman" w:hAnsi="Tahoma" w:cs="Tahoma"/>
      <w:sz w:val="16"/>
      <w:szCs w:val="16"/>
      <w:lang w:val="es-ES" w:eastAsia="es-ES"/>
    </w:rPr>
  </w:style>
  <w:style w:type="paragraph" w:styleId="Prrafodelista">
    <w:name w:val="List Paragraph"/>
    <w:basedOn w:val="Normal"/>
    <w:uiPriority w:val="34"/>
    <w:qFormat/>
    <w:rsid w:val="000242FA"/>
    <w:pPr>
      <w:spacing w:after="200" w:line="276" w:lineRule="auto"/>
      <w:ind w:left="720"/>
      <w:contextualSpacing/>
      <w:jc w:val="left"/>
    </w:pPr>
    <w:rPr>
      <w:rFonts w:ascii="Calibri" w:eastAsia="Calibri" w:hAnsi="Calibri"/>
      <w:sz w:val="22"/>
      <w:szCs w:val="22"/>
      <w:lang w:val="en-US" w:eastAsia="en-US"/>
    </w:rPr>
  </w:style>
  <w:style w:type="character" w:customStyle="1" w:styleId="Ttulo1Car">
    <w:name w:val="Título 1 Car"/>
    <w:basedOn w:val="Fuentedeprrafopredeter"/>
    <w:link w:val="Ttulo1"/>
    <w:uiPriority w:val="9"/>
    <w:rsid w:val="00AE7A4A"/>
    <w:rPr>
      <w:rFonts w:asciiTheme="majorHAnsi" w:eastAsiaTheme="majorEastAsia" w:hAnsiTheme="majorHAnsi" w:cstheme="majorBidi"/>
      <w:b/>
      <w:bCs/>
      <w:color w:val="365F91" w:themeColor="accent1" w:themeShade="BF"/>
      <w:sz w:val="28"/>
      <w:szCs w:val="28"/>
      <w:lang w:val="es-ES" w:eastAsia="es-ES"/>
    </w:rPr>
  </w:style>
  <w:style w:type="paragraph" w:styleId="TDC1">
    <w:name w:val="toc 1"/>
    <w:basedOn w:val="Normal"/>
    <w:next w:val="Normal"/>
    <w:autoRedefine/>
    <w:uiPriority w:val="39"/>
    <w:unhideWhenUsed/>
    <w:rsid w:val="00AE7A4A"/>
    <w:pPr>
      <w:spacing w:after="100"/>
    </w:pPr>
  </w:style>
  <w:style w:type="paragraph" w:styleId="Tabladeilustraciones">
    <w:name w:val="table of figures"/>
    <w:basedOn w:val="Normal"/>
    <w:next w:val="Normal"/>
    <w:uiPriority w:val="99"/>
    <w:unhideWhenUsed/>
    <w:rsid w:val="00AE7A4A"/>
  </w:style>
  <w:style w:type="character" w:styleId="Hipervnculo">
    <w:name w:val="Hyperlink"/>
    <w:basedOn w:val="Fuentedeprrafopredeter"/>
    <w:uiPriority w:val="99"/>
    <w:unhideWhenUsed/>
    <w:rsid w:val="00AE7A4A"/>
    <w:rPr>
      <w:color w:val="0000FF" w:themeColor="hyperlink"/>
      <w:u w:val="single"/>
    </w:rPr>
  </w:style>
  <w:style w:type="character" w:customStyle="1" w:styleId="Ttulo2Car">
    <w:name w:val="Título 2 Car"/>
    <w:basedOn w:val="Fuentedeprrafopredeter"/>
    <w:link w:val="Ttulo2"/>
    <w:uiPriority w:val="9"/>
    <w:semiHidden/>
    <w:rsid w:val="00AE7A4A"/>
    <w:rPr>
      <w:rFonts w:asciiTheme="majorHAnsi" w:eastAsiaTheme="majorEastAsia" w:hAnsiTheme="majorHAnsi" w:cstheme="majorBidi"/>
      <w:b/>
      <w:bCs/>
      <w:color w:val="4F81BD" w:themeColor="accent1"/>
      <w:sz w:val="26"/>
      <w:szCs w:val="26"/>
      <w:lang w:val="es-ES" w:eastAsia="es-ES"/>
    </w:rPr>
  </w:style>
  <w:style w:type="paragraph" w:styleId="TDC2">
    <w:name w:val="toc 2"/>
    <w:basedOn w:val="Normal"/>
    <w:next w:val="Normal"/>
    <w:autoRedefine/>
    <w:uiPriority w:val="39"/>
    <w:unhideWhenUsed/>
    <w:rsid w:val="003F56E7"/>
    <w:pPr>
      <w:spacing w:after="100"/>
      <w:ind w:left="200"/>
    </w:pPr>
  </w:style>
  <w:style w:type="paragraph" w:styleId="Epgrafe">
    <w:name w:val="caption"/>
    <w:basedOn w:val="Normal"/>
    <w:next w:val="Normal"/>
    <w:uiPriority w:val="35"/>
    <w:unhideWhenUsed/>
    <w:qFormat/>
    <w:rsid w:val="00D92B16"/>
    <w:pPr>
      <w:spacing w:after="200"/>
    </w:pPr>
    <w:rPr>
      <w:b/>
      <w:bCs/>
      <w:color w:val="4F81BD" w:themeColor="accent1"/>
      <w:sz w:val="18"/>
      <w:szCs w:val="18"/>
    </w:rPr>
  </w:style>
  <w:style w:type="character" w:customStyle="1" w:styleId="Ttulo3Car">
    <w:name w:val="Título 3 Car"/>
    <w:basedOn w:val="Fuentedeprrafopredeter"/>
    <w:link w:val="Ttulo3"/>
    <w:uiPriority w:val="9"/>
    <w:semiHidden/>
    <w:rsid w:val="00812101"/>
    <w:rPr>
      <w:rFonts w:asciiTheme="majorHAnsi" w:eastAsiaTheme="majorEastAsia" w:hAnsiTheme="majorHAnsi" w:cstheme="majorBidi"/>
      <w:b/>
      <w:bCs/>
      <w:color w:val="4F81BD" w:themeColor="accent1"/>
      <w:sz w:val="20"/>
      <w:szCs w:val="20"/>
      <w:lang w:val="es-ES" w:eastAsia="es-ES"/>
    </w:rPr>
  </w:style>
  <w:style w:type="paragraph" w:styleId="TtulodeTDC">
    <w:name w:val="TOC Heading"/>
    <w:basedOn w:val="Ttulo1"/>
    <w:next w:val="Normal"/>
    <w:uiPriority w:val="39"/>
    <w:semiHidden/>
    <w:unhideWhenUsed/>
    <w:qFormat/>
    <w:rsid w:val="004863F2"/>
    <w:pPr>
      <w:spacing w:line="276" w:lineRule="auto"/>
      <w:jc w:val="left"/>
      <w:outlineLvl w:val="9"/>
    </w:pPr>
    <w:rPr>
      <w:lang w:val="es-PE" w:eastAsia="es-PE"/>
    </w:rPr>
  </w:style>
  <w:style w:type="table" w:styleId="Tablaconcuadrcula">
    <w:name w:val="Table Grid"/>
    <w:basedOn w:val="Tablanormal"/>
    <w:rsid w:val="00CF7717"/>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D3134"/>
    <w:pPr>
      <w:spacing w:after="0" w:line="240" w:lineRule="auto"/>
      <w:jc w:val="both"/>
    </w:pPr>
    <w:rPr>
      <w:rFonts w:ascii="Times New Roman" w:eastAsia="Times New Roman"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DC3">
    <w:name w:val="toc 3"/>
    <w:basedOn w:val="Normal"/>
    <w:next w:val="Normal"/>
    <w:autoRedefine/>
    <w:uiPriority w:val="39"/>
    <w:unhideWhenUsed/>
    <w:rsid w:val="00C962B1"/>
    <w:pPr>
      <w:spacing w:after="100"/>
      <w:ind w:left="400"/>
    </w:pPr>
  </w:style>
  <w:style w:type="character" w:styleId="Nmerodepgina">
    <w:name w:val="page number"/>
    <w:basedOn w:val="Fuentedeprrafopredeter"/>
    <w:rsid w:val="002551F3"/>
  </w:style>
  <w:style w:type="table" w:styleId="Tablaconlista4">
    <w:name w:val="Table List 4"/>
    <w:basedOn w:val="Tablanormal"/>
    <w:rsid w:val="00913AA8"/>
    <w:pPr>
      <w:spacing w:after="0" w:line="240" w:lineRule="auto"/>
      <w:jc w:val="both"/>
    </w:pPr>
    <w:rPr>
      <w:rFonts w:ascii="Times New Roman" w:eastAsia="Times New Roman"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n">
    <w:name w:val="Revision"/>
    <w:hidden/>
    <w:uiPriority w:val="99"/>
    <w:semiHidden/>
    <w:rsid w:val="00F830B5"/>
    <w:pPr>
      <w:spacing w:after="0" w:line="240" w:lineRule="auto"/>
    </w:pPr>
    <w:rPr>
      <w:rFonts w:ascii="Arial" w:eastAsia="Times New Roman" w:hAnsi="Arial" w:cs="Times New Roman"/>
      <w:sz w:val="20"/>
      <w:szCs w:val="20"/>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4"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7717"/>
    <w:pPr>
      <w:spacing w:after="0" w:line="240" w:lineRule="auto"/>
      <w:jc w:val="both"/>
    </w:pPr>
    <w:rPr>
      <w:rFonts w:ascii="Arial" w:eastAsia="Times New Roman" w:hAnsi="Arial" w:cs="Times New Roman"/>
      <w:sz w:val="20"/>
      <w:szCs w:val="20"/>
      <w:lang w:val="es-ES" w:eastAsia="es-ES"/>
    </w:rPr>
  </w:style>
  <w:style w:type="paragraph" w:styleId="Ttulo1">
    <w:name w:val="heading 1"/>
    <w:basedOn w:val="Normal"/>
    <w:next w:val="Normal"/>
    <w:link w:val="Ttulo1Car"/>
    <w:uiPriority w:val="9"/>
    <w:qFormat/>
    <w:rsid w:val="00AE7A4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AE7A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12101"/>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242FA"/>
    <w:rPr>
      <w:rFonts w:ascii="Tahoma" w:hAnsi="Tahoma" w:cs="Tahoma"/>
      <w:sz w:val="16"/>
      <w:szCs w:val="16"/>
    </w:rPr>
  </w:style>
  <w:style w:type="character" w:customStyle="1" w:styleId="TextodegloboCar">
    <w:name w:val="Texto de globo Car"/>
    <w:basedOn w:val="Fuentedeprrafopredeter"/>
    <w:link w:val="Textodeglobo"/>
    <w:uiPriority w:val="99"/>
    <w:semiHidden/>
    <w:rsid w:val="000242FA"/>
    <w:rPr>
      <w:rFonts w:ascii="Tahoma" w:eastAsia="Times New Roman" w:hAnsi="Tahoma" w:cs="Tahoma"/>
      <w:sz w:val="16"/>
      <w:szCs w:val="16"/>
      <w:lang w:val="es-ES" w:eastAsia="es-ES"/>
    </w:rPr>
  </w:style>
  <w:style w:type="paragraph" w:styleId="Prrafodelista">
    <w:name w:val="List Paragraph"/>
    <w:basedOn w:val="Normal"/>
    <w:uiPriority w:val="34"/>
    <w:qFormat/>
    <w:rsid w:val="000242FA"/>
    <w:pPr>
      <w:spacing w:after="200" w:line="276" w:lineRule="auto"/>
      <w:ind w:left="720"/>
      <w:contextualSpacing/>
      <w:jc w:val="left"/>
    </w:pPr>
    <w:rPr>
      <w:rFonts w:ascii="Calibri" w:eastAsia="Calibri" w:hAnsi="Calibri"/>
      <w:sz w:val="22"/>
      <w:szCs w:val="22"/>
      <w:lang w:val="en-US" w:eastAsia="en-US"/>
    </w:rPr>
  </w:style>
  <w:style w:type="character" w:customStyle="1" w:styleId="Ttulo1Car">
    <w:name w:val="Título 1 Car"/>
    <w:basedOn w:val="Fuentedeprrafopredeter"/>
    <w:link w:val="Ttulo1"/>
    <w:uiPriority w:val="9"/>
    <w:rsid w:val="00AE7A4A"/>
    <w:rPr>
      <w:rFonts w:asciiTheme="majorHAnsi" w:eastAsiaTheme="majorEastAsia" w:hAnsiTheme="majorHAnsi" w:cstheme="majorBidi"/>
      <w:b/>
      <w:bCs/>
      <w:color w:val="365F91" w:themeColor="accent1" w:themeShade="BF"/>
      <w:sz w:val="28"/>
      <w:szCs w:val="28"/>
      <w:lang w:val="es-ES" w:eastAsia="es-ES"/>
    </w:rPr>
  </w:style>
  <w:style w:type="paragraph" w:styleId="TDC1">
    <w:name w:val="toc 1"/>
    <w:basedOn w:val="Normal"/>
    <w:next w:val="Normal"/>
    <w:autoRedefine/>
    <w:uiPriority w:val="39"/>
    <w:unhideWhenUsed/>
    <w:rsid w:val="00AE7A4A"/>
    <w:pPr>
      <w:spacing w:after="100"/>
    </w:pPr>
  </w:style>
  <w:style w:type="paragraph" w:styleId="Tabladeilustraciones">
    <w:name w:val="table of figures"/>
    <w:basedOn w:val="Normal"/>
    <w:next w:val="Normal"/>
    <w:uiPriority w:val="99"/>
    <w:unhideWhenUsed/>
    <w:rsid w:val="00AE7A4A"/>
  </w:style>
  <w:style w:type="character" w:styleId="Hipervnculo">
    <w:name w:val="Hyperlink"/>
    <w:basedOn w:val="Fuentedeprrafopredeter"/>
    <w:uiPriority w:val="99"/>
    <w:unhideWhenUsed/>
    <w:rsid w:val="00AE7A4A"/>
    <w:rPr>
      <w:color w:val="0000FF" w:themeColor="hyperlink"/>
      <w:u w:val="single"/>
    </w:rPr>
  </w:style>
  <w:style w:type="character" w:customStyle="1" w:styleId="Ttulo2Car">
    <w:name w:val="Título 2 Car"/>
    <w:basedOn w:val="Fuentedeprrafopredeter"/>
    <w:link w:val="Ttulo2"/>
    <w:uiPriority w:val="9"/>
    <w:semiHidden/>
    <w:rsid w:val="00AE7A4A"/>
    <w:rPr>
      <w:rFonts w:asciiTheme="majorHAnsi" w:eastAsiaTheme="majorEastAsia" w:hAnsiTheme="majorHAnsi" w:cstheme="majorBidi"/>
      <w:b/>
      <w:bCs/>
      <w:color w:val="4F81BD" w:themeColor="accent1"/>
      <w:sz w:val="26"/>
      <w:szCs w:val="26"/>
      <w:lang w:val="es-ES" w:eastAsia="es-ES"/>
    </w:rPr>
  </w:style>
  <w:style w:type="paragraph" w:styleId="TDC2">
    <w:name w:val="toc 2"/>
    <w:basedOn w:val="Normal"/>
    <w:next w:val="Normal"/>
    <w:autoRedefine/>
    <w:uiPriority w:val="39"/>
    <w:unhideWhenUsed/>
    <w:rsid w:val="003F56E7"/>
    <w:pPr>
      <w:spacing w:after="100"/>
      <w:ind w:left="200"/>
    </w:pPr>
  </w:style>
  <w:style w:type="paragraph" w:styleId="Epgrafe">
    <w:name w:val="caption"/>
    <w:basedOn w:val="Normal"/>
    <w:next w:val="Normal"/>
    <w:uiPriority w:val="35"/>
    <w:unhideWhenUsed/>
    <w:qFormat/>
    <w:rsid w:val="00D92B16"/>
    <w:pPr>
      <w:spacing w:after="200"/>
    </w:pPr>
    <w:rPr>
      <w:b/>
      <w:bCs/>
      <w:color w:val="4F81BD" w:themeColor="accent1"/>
      <w:sz w:val="18"/>
      <w:szCs w:val="18"/>
    </w:rPr>
  </w:style>
  <w:style w:type="character" w:customStyle="1" w:styleId="Ttulo3Car">
    <w:name w:val="Título 3 Car"/>
    <w:basedOn w:val="Fuentedeprrafopredeter"/>
    <w:link w:val="Ttulo3"/>
    <w:uiPriority w:val="9"/>
    <w:semiHidden/>
    <w:rsid w:val="00812101"/>
    <w:rPr>
      <w:rFonts w:asciiTheme="majorHAnsi" w:eastAsiaTheme="majorEastAsia" w:hAnsiTheme="majorHAnsi" w:cstheme="majorBidi"/>
      <w:b/>
      <w:bCs/>
      <w:color w:val="4F81BD" w:themeColor="accent1"/>
      <w:sz w:val="20"/>
      <w:szCs w:val="20"/>
      <w:lang w:val="es-ES" w:eastAsia="es-ES"/>
    </w:rPr>
  </w:style>
  <w:style w:type="paragraph" w:styleId="TtulodeTDC">
    <w:name w:val="TOC Heading"/>
    <w:basedOn w:val="Ttulo1"/>
    <w:next w:val="Normal"/>
    <w:uiPriority w:val="39"/>
    <w:semiHidden/>
    <w:unhideWhenUsed/>
    <w:qFormat/>
    <w:rsid w:val="004863F2"/>
    <w:pPr>
      <w:spacing w:line="276" w:lineRule="auto"/>
      <w:jc w:val="left"/>
      <w:outlineLvl w:val="9"/>
    </w:pPr>
    <w:rPr>
      <w:lang w:val="es-PE" w:eastAsia="es-PE"/>
    </w:rPr>
  </w:style>
  <w:style w:type="table" w:styleId="Tablaconcuadrcula">
    <w:name w:val="Table Grid"/>
    <w:basedOn w:val="Tablanormal"/>
    <w:rsid w:val="00CF7717"/>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D3134"/>
    <w:pPr>
      <w:spacing w:after="0" w:line="240" w:lineRule="auto"/>
      <w:jc w:val="both"/>
    </w:pPr>
    <w:rPr>
      <w:rFonts w:ascii="Times New Roman" w:eastAsia="Times New Roman"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DC3">
    <w:name w:val="toc 3"/>
    <w:basedOn w:val="Normal"/>
    <w:next w:val="Normal"/>
    <w:autoRedefine/>
    <w:uiPriority w:val="39"/>
    <w:unhideWhenUsed/>
    <w:rsid w:val="00C962B1"/>
    <w:pPr>
      <w:spacing w:after="100"/>
      <w:ind w:left="400"/>
    </w:pPr>
  </w:style>
  <w:style w:type="character" w:styleId="Nmerodepgina">
    <w:name w:val="page number"/>
    <w:basedOn w:val="Fuentedeprrafopredeter"/>
    <w:rsid w:val="002551F3"/>
  </w:style>
  <w:style w:type="table" w:styleId="Tablaconlista4">
    <w:name w:val="Table List 4"/>
    <w:basedOn w:val="Tablanormal"/>
    <w:rsid w:val="00913AA8"/>
    <w:pPr>
      <w:spacing w:after="0" w:line="240" w:lineRule="auto"/>
      <w:jc w:val="both"/>
    </w:pPr>
    <w:rPr>
      <w:rFonts w:ascii="Times New Roman" w:eastAsia="Times New Roman"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n">
    <w:name w:val="Revision"/>
    <w:hidden/>
    <w:uiPriority w:val="99"/>
    <w:semiHidden/>
    <w:rsid w:val="00F830B5"/>
    <w:pPr>
      <w:spacing w:after="0" w:line="240" w:lineRule="auto"/>
    </w:pPr>
    <w:rPr>
      <w:rFonts w:ascii="Arial" w:eastAsia="Times New Roman" w:hAnsi="Arial" w:cs="Times New Roman"/>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G:\tesis\tesis-doc\Final-20077134-Giancarlo-Rau--Johan-Baldeon.docx" TargetMode="Externa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file:///G:\tesis\tesis-doc\Final-20077134-Giancarlo-Rau--Johan-Baldeon.docx" TargetMode="Externa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hyperlink" Target="file:///G:\tesis\tesis-doc\Final-20077134-Giancarlo-Rau--Johan-Baldeon.docx"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A6ADEF-5695-4941-8AE2-62C0B3265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38</Pages>
  <Words>10915</Words>
  <Characters>60038</Characters>
  <Application>Microsoft Office Word</Application>
  <DocSecurity>0</DocSecurity>
  <Lines>500</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614n</dc:creator>
  <cp:lastModifiedBy>614n</cp:lastModifiedBy>
  <cp:revision>61</cp:revision>
  <cp:lastPrinted>2013-04-04T03:05:00Z</cp:lastPrinted>
  <dcterms:created xsi:type="dcterms:W3CDTF">2013-02-09T23:19:00Z</dcterms:created>
  <dcterms:modified xsi:type="dcterms:W3CDTF">2013-04-05T05:50:00Z</dcterms:modified>
</cp:coreProperties>
</file>